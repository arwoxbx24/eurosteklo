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55D1" w:rsidRDefault="00000000">
      <w:pPr>
        <w:pStyle w:val="3"/>
        <w:keepNext w:val="0"/>
        <w:keepLines w:val="0"/>
        <w:spacing w:before="280"/>
        <w:jc w:val="center"/>
        <w:rPr>
          <w:b/>
          <w:bCs/>
          <w:color w:val="1155CC"/>
          <w:sz w:val="36"/>
          <w:szCs w:val="36"/>
        </w:rPr>
      </w:pPr>
      <w:bookmarkStart w:id="0" w:name="_vpo62fz8rb0z" w:colFirst="0" w:colLast="0"/>
      <w:bookmarkEnd w:id="0"/>
      <w:r>
        <w:rPr>
          <w:b/>
          <w:bCs/>
          <w:color w:val="1155CC"/>
          <w:sz w:val="36"/>
          <w:szCs w:val="36"/>
        </w:rPr>
        <w:t>Процесс обработки бронирования и заселения гостя в Битрикс24</w:t>
      </w:r>
    </w:p>
    <w:p w14:paraId="00000002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6gigq6wbskt4" w:colFirst="0" w:colLast="0"/>
      <w:bookmarkEnd w:id="1"/>
      <w:r>
        <w:rPr>
          <w:b/>
          <w:bCs/>
          <w:color w:val="000000"/>
          <w:sz w:val="26"/>
          <w:szCs w:val="26"/>
        </w:rPr>
        <w:t>Этап 1: Обработка нового обращения (сущность "Лид")</w:t>
      </w:r>
    </w:p>
    <w:p w14:paraId="00000003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mwd2m06c36z4" w:colFirst="0" w:colLast="0"/>
      <w:bookmarkEnd w:id="2"/>
      <w:r>
        <w:rPr>
          <w:b/>
          <w:bCs/>
          <w:color w:val="000000"/>
          <w:sz w:val="26"/>
          <w:szCs w:val="26"/>
        </w:rPr>
        <w:t>Предусловия:</w:t>
      </w:r>
      <w:r>
        <w:rPr>
          <w:color w:val="000000"/>
          <w:sz w:val="26"/>
          <w:szCs w:val="26"/>
        </w:rPr>
        <w:t xml:space="preserve"> Отсутствуют. Это начальная точка процесса.</w:t>
      </w:r>
    </w:p>
    <w:p w14:paraId="00000004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3" w:name="_uuz32k6jz3qr" w:colFirst="0" w:colLast="0"/>
      <w:bookmarkEnd w:id="3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Действие системы: </w:t>
      </w:r>
      <w:r>
        <w:rPr>
          <w:color w:val="000000"/>
          <w:sz w:val="26"/>
          <w:szCs w:val="26"/>
        </w:rPr>
        <w:t>при поступлении входящего обращения (звонок, сообщение в мессенджер, заявка из системы бронирования) автоматически создается сущность "Лид" в Битрикс24 со статусом "Новое обращение".</w:t>
      </w:r>
    </w:p>
    <w:p w14:paraId="00000005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1r9ntznukgyv" w:colFirst="0" w:colLast="0"/>
      <w:bookmarkEnd w:id="4"/>
      <w:r>
        <w:rPr>
          <w:color w:val="000000"/>
          <w:sz w:val="26"/>
          <w:szCs w:val="26"/>
          <w:u w:val="single"/>
        </w:rPr>
        <w:t>Действие пользователя (Менеджер)</w:t>
      </w:r>
      <w:r>
        <w:rPr>
          <w:color w:val="000000"/>
          <w:sz w:val="26"/>
          <w:szCs w:val="26"/>
        </w:rPr>
        <w:t xml:space="preserve">: открывает карточку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>. Совершает звонок клиенту для квалификации заявки (проверки, действительно ли клиент хочет забронировать гостиницу).</w:t>
      </w:r>
    </w:p>
    <w:p w14:paraId="00000006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5" w:name="_nwx9r05siudu" w:colFirst="0" w:colLast="0"/>
      <w:bookmarkEnd w:id="5"/>
      <w:r>
        <w:rPr>
          <w:b/>
          <w:bCs/>
          <w:color w:val="000000"/>
          <w:sz w:val="26"/>
          <w:szCs w:val="26"/>
        </w:rPr>
        <w:t>Альтернативные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Сценарий 1 (Целевой </w:t>
      </w:r>
      <w:proofErr w:type="spellStart"/>
      <w:r>
        <w:rPr>
          <w:color w:val="000000"/>
          <w:sz w:val="26"/>
          <w:szCs w:val="26"/>
          <w:u w:val="single"/>
        </w:rPr>
        <w:t>лид</w:t>
      </w:r>
      <w:proofErr w:type="spellEnd"/>
      <w:r>
        <w:rPr>
          <w:color w:val="000000"/>
          <w:sz w:val="26"/>
          <w:szCs w:val="26"/>
          <w:u w:val="single"/>
        </w:rPr>
        <w:t>):</w:t>
      </w:r>
      <w:r>
        <w:rPr>
          <w:color w:val="000000"/>
          <w:sz w:val="26"/>
          <w:szCs w:val="26"/>
        </w:rPr>
        <w:t xml:space="preserve"> менеджер подтверждает, что клиент заинтересован в бронировании. Он переходит к следующему шагу — проверке дат.</w:t>
      </w:r>
    </w:p>
    <w:p w14:paraId="00000007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6" w:name="_9hprkr5uo46i" w:colFirst="0" w:colLast="0"/>
      <w:bookmarkEnd w:id="6"/>
      <w:r>
        <w:rPr>
          <w:color w:val="000000"/>
          <w:sz w:val="26"/>
          <w:szCs w:val="26"/>
          <w:u w:val="single"/>
        </w:rPr>
        <w:t xml:space="preserve">Сценарий 2 (Нецелевой </w:t>
      </w:r>
      <w:proofErr w:type="spellStart"/>
      <w:r>
        <w:rPr>
          <w:color w:val="000000"/>
          <w:sz w:val="26"/>
          <w:szCs w:val="26"/>
          <w:u w:val="single"/>
        </w:rPr>
        <w:t>лид</w:t>
      </w:r>
      <w:proofErr w:type="spellEnd"/>
      <w:r>
        <w:rPr>
          <w:color w:val="000000"/>
          <w:sz w:val="26"/>
          <w:szCs w:val="26"/>
          <w:u w:val="single"/>
        </w:rPr>
        <w:t>):</w:t>
      </w:r>
      <w:r>
        <w:rPr>
          <w:color w:val="000000"/>
          <w:sz w:val="26"/>
          <w:szCs w:val="26"/>
        </w:rPr>
        <w:t xml:space="preserve"> клиент ошибся номером, передумал, является спамом и т.д. Менеджер закрывает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>, указывая причину "Нецелевой". Процесс по данному обращению завершается.</w:t>
      </w:r>
    </w:p>
    <w:p w14:paraId="00000008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7" w:name="_6nxnu6fldhqc" w:colFirst="0" w:colLast="0"/>
      <w:bookmarkEnd w:id="7"/>
      <w:r>
        <w:rPr>
          <w:b/>
          <w:bCs/>
          <w:color w:val="000000"/>
          <w:sz w:val="26"/>
          <w:szCs w:val="26"/>
        </w:rPr>
        <w:t xml:space="preserve">Постусловия: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либо готов к следующему этапу квалификации (проверка дат), либо закрыт как нецелевой.</w:t>
      </w:r>
    </w:p>
    <w:p w14:paraId="00000009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ibs1tl6mbdq" w:colFirst="0" w:colLast="0"/>
      <w:bookmarkEnd w:id="8"/>
      <w:r>
        <w:rPr>
          <w:b/>
          <w:bCs/>
          <w:color w:val="000000"/>
          <w:sz w:val="26"/>
          <w:szCs w:val="26"/>
        </w:rPr>
        <w:t>Этап 2: Проверка наличия мест и создание сделки</w:t>
      </w:r>
    </w:p>
    <w:p w14:paraId="0000000A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9" w:name="_mnes3e7wn4a7" w:colFirst="0" w:colLast="0"/>
      <w:bookmarkEnd w:id="9"/>
      <w:r>
        <w:rPr>
          <w:b/>
          <w:bCs/>
          <w:color w:val="000000"/>
          <w:sz w:val="26"/>
          <w:szCs w:val="26"/>
        </w:rPr>
        <w:t xml:space="preserve">Предусловия: </w:t>
      </w:r>
      <w:r>
        <w:rPr>
          <w:color w:val="000000"/>
          <w:sz w:val="26"/>
          <w:szCs w:val="26"/>
        </w:rPr>
        <w:t>Лид квалифицирован как целевой.</w:t>
      </w:r>
    </w:p>
    <w:p w14:paraId="0000000B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0" w:name="_sruukumikfuh" w:colFirst="0" w:colLast="0"/>
      <w:bookmarkEnd w:id="10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пользователя (Менеджер)</w:t>
      </w:r>
      <w:r>
        <w:rPr>
          <w:color w:val="000000"/>
          <w:sz w:val="26"/>
          <w:szCs w:val="26"/>
        </w:rPr>
        <w:t>: уточняет у клиента желаемые даты заезда/выезда и количество гостей. Проверяет наличие свободных номеров на указанные даты в системе.</w:t>
      </w:r>
    </w:p>
    <w:p w14:paraId="0000000C" w14:textId="77777777" w:rsidR="007C55D1" w:rsidRDefault="007C55D1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1" w:name="_rhz9v5yoss1g" w:colFirst="0" w:colLast="0"/>
      <w:bookmarkEnd w:id="11"/>
    </w:p>
    <w:p w14:paraId="0000000D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2" w:name="_w6yaxt2wd51u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Альтернативные действия: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 xml:space="preserve">Сценарий 1 (Места есть): </w:t>
      </w:r>
      <w:r>
        <w:rPr>
          <w:color w:val="000000"/>
          <w:sz w:val="26"/>
          <w:szCs w:val="26"/>
        </w:rPr>
        <w:t xml:space="preserve">менеджер сообщает клиенту о наличии мест и конвертирует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в сделку, нажимая соответствующую кнопку в интерфейсе Битрикс24.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системы</w:t>
      </w:r>
      <w:proofErr w:type="gramStart"/>
      <w:r>
        <w:rPr>
          <w:color w:val="000000"/>
          <w:sz w:val="26"/>
          <w:szCs w:val="26"/>
          <w:u w:val="single"/>
        </w:rPr>
        <w:t>:</w:t>
      </w:r>
      <w:r>
        <w:rPr>
          <w:color w:val="000000"/>
          <w:sz w:val="26"/>
          <w:szCs w:val="26"/>
        </w:rPr>
        <w:t xml:space="preserve"> Автоматически</w:t>
      </w:r>
      <w:proofErr w:type="gramEnd"/>
      <w:r>
        <w:rPr>
          <w:color w:val="000000"/>
          <w:sz w:val="26"/>
          <w:szCs w:val="26"/>
        </w:rPr>
        <w:t xml:space="preserve"> создает сущность "Сделка", перенося в нее контактные данные из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 xml:space="preserve">. Лид при этом закрывается со статусом "Качественный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>".</w:t>
      </w:r>
    </w:p>
    <w:p w14:paraId="0000000E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3" w:name="_up7oz7fkxcr2" w:colFirst="0" w:colLast="0"/>
      <w:bookmarkEnd w:id="13"/>
      <w:r>
        <w:rPr>
          <w:b/>
          <w:bCs/>
          <w:color w:val="000000"/>
          <w:sz w:val="26"/>
          <w:szCs w:val="26"/>
        </w:rPr>
        <w:t>Сценарий 2 (Мест нет):</w:t>
      </w:r>
      <w:r>
        <w:rPr>
          <w:color w:val="000000"/>
          <w:sz w:val="26"/>
          <w:szCs w:val="26"/>
        </w:rPr>
        <w:t xml:space="preserve"> менеджер информирует клиента об отсутствии свободных номеров на запрашиваемые даты. Он может предложить альтернативные даты. Если клиент отказывается, менеджер закрывает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со статусом "Целевой, нет ресурсов". Процесс по данному обращению завершается.</w:t>
      </w:r>
    </w:p>
    <w:p w14:paraId="0000000F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4" w:name="_dujy8vb48ywz" w:colFirst="0" w:colLast="0"/>
      <w:bookmarkEnd w:id="14"/>
      <w:r>
        <w:rPr>
          <w:b/>
          <w:bCs/>
          <w:color w:val="000000"/>
          <w:sz w:val="26"/>
          <w:szCs w:val="26"/>
        </w:rPr>
        <w:t>Постусловия:</w:t>
      </w:r>
      <w:r>
        <w:rPr>
          <w:color w:val="000000"/>
          <w:sz w:val="26"/>
          <w:szCs w:val="26"/>
        </w:rPr>
        <w:t xml:space="preserve"> Создана новая "Сделка" для дальнейшей работы, либо </w:t>
      </w:r>
      <w:proofErr w:type="spellStart"/>
      <w:r>
        <w:rPr>
          <w:color w:val="000000"/>
          <w:sz w:val="26"/>
          <w:szCs w:val="26"/>
        </w:rPr>
        <w:t>лид</w:t>
      </w:r>
      <w:proofErr w:type="spellEnd"/>
      <w:r>
        <w:rPr>
          <w:color w:val="000000"/>
          <w:sz w:val="26"/>
          <w:szCs w:val="26"/>
        </w:rPr>
        <w:t xml:space="preserve"> закрыт с указанием причины отсутствия ресурсов.</w:t>
      </w:r>
    </w:p>
    <w:p w14:paraId="00000010" w14:textId="77777777" w:rsidR="007C55D1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yu41ioyawr6" w:colFirst="0" w:colLast="0"/>
      <w:bookmarkEnd w:id="15"/>
      <w:r>
        <w:rPr>
          <w:b/>
          <w:bCs/>
          <w:color w:val="000000"/>
          <w:sz w:val="26"/>
          <w:szCs w:val="26"/>
        </w:rPr>
        <w:t>Этап 3: Заполнение данных и подтверждение бронирования (сущность "Сделка")</w:t>
      </w:r>
    </w:p>
    <w:p w14:paraId="00000011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6" w:name="_vuw32rsrc839" w:colFirst="0" w:colLast="0"/>
      <w:bookmarkEnd w:id="16"/>
      <w:r>
        <w:rPr>
          <w:b/>
          <w:bCs/>
          <w:color w:val="000000"/>
          <w:sz w:val="26"/>
          <w:szCs w:val="26"/>
        </w:rPr>
        <w:t>Предусловия:</w:t>
      </w:r>
      <w:r>
        <w:rPr>
          <w:color w:val="000000"/>
          <w:sz w:val="26"/>
          <w:szCs w:val="26"/>
        </w:rPr>
        <w:t xml:space="preserve"> создана сущность "Сделка" из качественного </w:t>
      </w:r>
      <w:proofErr w:type="spellStart"/>
      <w:r>
        <w:rPr>
          <w:color w:val="000000"/>
          <w:sz w:val="26"/>
          <w:szCs w:val="26"/>
        </w:rPr>
        <w:t>лида</w:t>
      </w:r>
      <w:proofErr w:type="spellEnd"/>
      <w:r>
        <w:rPr>
          <w:color w:val="000000"/>
          <w:sz w:val="26"/>
          <w:szCs w:val="26"/>
        </w:rPr>
        <w:t>.</w:t>
      </w:r>
    </w:p>
    <w:p w14:paraId="00000012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7" w:name="_gun1opce8pdv" w:colFirst="0" w:colLast="0"/>
      <w:bookmarkEnd w:id="17"/>
      <w:r>
        <w:rPr>
          <w:b/>
          <w:bCs/>
          <w:color w:val="000000"/>
          <w:sz w:val="26"/>
          <w:szCs w:val="26"/>
        </w:rPr>
        <w:t>Основные действия:</w:t>
      </w:r>
      <w:r>
        <w:rPr>
          <w:b/>
          <w:bCs/>
          <w:color w:val="000000"/>
          <w:sz w:val="26"/>
          <w:szCs w:val="26"/>
        </w:rPr>
        <w:br/>
      </w:r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в карточке сделки типизирует клиента: выбирает значение "Физическое лицо" или "Юридическое лицо" в выпадающем списке.</w:t>
      </w:r>
    </w:p>
    <w:p w14:paraId="00000013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8" w:name="_pyo1ohwm4ajp" w:colFirst="0" w:colLast="0"/>
      <w:bookmarkEnd w:id="18"/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заполняет поля: ФИО гостей, контактные телефоны, данные контактного лица, реквизиты для оплаты.</w:t>
      </w:r>
    </w:p>
    <w:p w14:paraId="00000014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9" w:name="_2j6994xwziht" w:colFirst="0" w:colLast="0"/>
      <w:bookmarkEnd w:id="19"/>
      <w:r>
        <w:rPr>
          <w:color w:val="000000"/>
          <w:sz w:val="26"/>
          <w:szCs w:val="26"/>
          <w:u w:val="single"/>
        </w:rPr>
        <w:t>Действие системы:</w:t>
      </w:r>
      <w:r>
        <w:rPr>
          <w:color w:val="000000"/>
          <w:sz w:val="26"/>
          <w:szCs w:val="26"/>
        </w:rPr>
        <w:t xml:space="preserve"> сохраняет все введенные значения в полях сделки.</w:t>
      </w:r>
    </w:p>
    <w:p w14:paraId="00000015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0" w:name="_xpoqvjmj0jwq" w:colFirst="0" w:colLast="0"/>
      <w:bookmarkEnd w:id="20"/>
      <w:r>
        <w:rPr>
          <w:color w:val="000000"/>
          <w:sz w:val="26"/>
          <w:szCs w:val="26"/>
          <w:u w:val="single"/>
        </w:rPr>
        <w:t>Действие пользователя (Менеджер):</w:t>
      </w:r>
      <w:r>
        <w:rPr>
          <w:color w:val="000000"/>
          <w:sz w:val="26"/>
          <w:szCs w:val="26"/>
        </w:rPr>
        <w:t xml:space="preserve"> после заполнения всех данных нажимает системную кнопку "Забронировать".</w:t>
      </w:r>
    </w:p>
    <w:p w14:paraId="00000016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1" w:name="_lcnsgi1hvt5q" w:colFirst="0" w:colLast="0"/>
      <w:bookmarkEnd w:id="21"/>
      <w:r>
        <w:rPr>
          <w:color w:val="000000"/>
          <w:sz w:val="26"/>
          <w:szCs w:val="26"/>
          <w:u w:val="single"/>
        </w:rPr>
        <w:t>Действие системы:</w:t>
      </w:r>
      <w:r>
        <w:rPr>
          <w:color w:val="000000"/>
          <w:sz w:val="26"/>
          <w:szCs w:val="26"/>
        </w:rPr>
        <w:t xml:space="preserve"> после нажатия кнопки "Забронировать" автоматически инициирует </w:t>
      </w:r>
      <w:r>
        <w:rPr>
          <w:b/>
          <w:bCs/>
          <w:color w:val="000000"/>
          <w:sz w:val="26"/>
          <w:szCs w:val="26"/>
        </w:rPr>
        <w:t>отправку клиенту SMS</w:t>
      </w:r>
      <w:r>
        <w:rPr>
          <w:color w:val="000000"/>
          <w:sz w:val="26"/>
          <w:szCs w:val="26"/>
        </w:rPr>
        <w:t xml:space="preserve"> или </w:t>
      </w:r>
      <w:proofErr w:type="spellStart"/>
      <w:r>
        <w:rPr>
          <w:b/>
          <w:bCs/>
          <w:color w:val="000000"/>
          <w:sz w:val="26"/>
          <w:szCs w:val="26"/>
        </w:rPr>
        <w:t>email</w:t>
      </w:r>
      <w:proofErr w:type="spellEnd"/>
      <w:r>
        <w:rPr>
          <w:b/>
          <w:bCs/>
          <w:color w:val="000000"/>
          <w:sz w:val="26"/>
          <w:szCs w:val="26"/>
        </w:rPr>
        <w:t>-сообщения</w:t>
      </w:r>
      <w:r>
        <w:rPr>
          <w:color w:val="000000"/>
          <w:sz w:val="26"/>
          <w:szCs w:val="26"/>
        </w:rPr>
        <w:t xml:space="preserve"> с деталями заезда (ФИО гостя, дата заезда, период проживания, стоимость, категория номера, вид путевки, как добраться).</w:t>
      </w:r>
    </w:p>
    <w:p w14:paraId="00000017" w14:textId="77777777" w:rsidR="007C55D1" w:rsidRDefault="007C55D1"/>
    <w:p w14:paraId="00000018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2" w:name="_oicm8dmjs713" w:colFirst="0" w:colLast="0"/>
      <w:bookmarkEnd w:id="22"/>
      <w:r>
        <w:rPr>
          <w:color w:val="000000"/>
          <w:sz w:val="26"/>
          <w:szCs w:val="26"/>
          <w:u w:val="single"/>
        </w:rPr>
        <w:lastRenderedPageBreak/>
        <w:t>Действие системы:</w:t>
      </w:r>
      <w:r>
        <w:rPr>
          <w:color w:val="000000"/>
          <w:sz w:val="26"/>
          <w:szCs w:val="26"/>
        </w:rPr>
        <w:t xml:space="preserve"> проверяет поле "Тип </w:t>
      </w:r>
      <w:proofErr w:type="spellStart"/>
      <w:r>
        <w:rPr>
          <w:color w:val="000000"/>
          <w:sz w:val="26"/>
          <w:szCs w:val="26"/>
        </w:rPr>
        <w:t>клиента</w:t>
      </w:r>
      <w:proofErr w:type="gramStart"/>
      <w:r>
        <w:rPr>
          <w:color w:val="000000"/>
          <w:sz w:val="26"/>
          <w:szCs w:val="26"/>
        </w:rPr>
        <w:t>".Если</w:t>
      </w:r>
      <w:proofErr w:type="spellEnd"/>
      <w:proofErr w:type="gramEnd"/>
      <w:r>
        <w:rPr>
          <w:color w:val="000000"/>
          <w:sz w:val="26"/>
          <w:szCs w:val="26"/>
        </w:rPr>
        <w:t xml:space="preserve"> "Физическое лицо", система генерирует и отображает в сделке ссылку для </w:t>
      </w:r>
      <w:r>
        <w:rPr>
          <w:b/>
          <w:bCs/>
          <w:color w:val="000000"/>
          <w:sz w:val="26"/>
          <w:szCs w:val="26"/>
        </w:rPr>
        <w:t xml:space="preserve">онлайн-оплаты </w:t>
      </w:r>
      <w:r>
        <w:rPr>
          <w:color w:val="000000"/>
          <w:sz w:val="26"/>
          <w:szCs w:val="26"/>
        </w:rPr>
        <w:t>на полную стоимость.</w:t>
      </w:r>
    </w:p>
    <w:p w14:paraId="00000019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3" w:name="_nbzw68qn1u0j" w:colFirst="0" w:colLast="0"/>
      <w:bookmarkEnd w:id="23"/>
      <w:r>
        <w:rPr>
          <w:color w:val="000000"/>
          <w:sz w:val="26"/>
          <w:szCs w:val="26"/>
        </w:rPr>
        <w:t>Если "Юридическое лицо", система формирует счет на оплату 100% и прикрепляет его к сделке.</w:t>
      </w:r>
    </w:p>
    <w:p w14:paraId="0000001A" w14:textId="77777777" w:rsidR="007C55D1" w:rsidRDefault="00000000">
      <w:pPr>
        <w:pStyle w:val="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4" w:name="_aqnxetanygpa" w:colFirst="0" w:colLast="0"/>
      <w:bookmarkEnd w:id="24"/>
      <w:r>
        <w:rPr>
          <w:b/>
          <w:bCs/>
          <w:color w:val="000000"/>
          <w:sz w:val="26"/>
          <w:szCs w:val="26"/>
        </w:rPr>
        <w:t>Постусловия:</w:t>
      </w:r>
      <w:r>
        <w:rPr>
          <w:color w:val="000000"/>
          <w:sz w:val="26"/>
          <w:szCs w:val="26"/>
        </w:rPr>
        <w:t xml:space="preserve"> Данные по сделке заполнены. Клиенту отправлено автоматическое подтверждение с деталями. Сделка переходит на этап контроля оплаты.</w:t>
      </w:r>
    </w:p>
    <w:p w14:paraId="0000001B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4: Контроль оплаты</w:t>
      </w:r>
    </w:p>
    <w:p w14:paraId="0000001C" w14:textId="77777777" w:rsidR="007C55D1" w:rsidRDefault="00000000">
      <w:pPr>
        <w:numPr>
          <w:ilvl w:val="0"/>
          <w:numId w:val="20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Менеджер нажал кнопку "Забронировать" в сделке.</w:t>
      </w:r>
    </w:p>
    <w:p w14:paraId="0000001D" w14:textId="77777777" w:rsidR="007C55D1" w:rsidRDefault="00000000">
      <w:pPr>
        <w:numPr>
          <w:ilvl w:val="0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Основные действия (Запуск контроля):</w:t>
      </w:r>
    </w:p>
    <w:p w14:paraId="0000001E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Запускает</w:t>
      </w:r>
      <w:proofErr w:type="gramEnd"/>
      <w:r>
        <w:rPr>
          <w:color w:val="1155CC"/>
          <w:sz w:val="26"/>
          <w:szCs w:val="26"/>
        </w:rPr>
        <w:t xml:space="preserve"> автоматический сценарий контроля на основе даты заезда и типа клиента (физ. лицо / юр. лицо), указанных в сделке.</w:t>
      </w:r>
    </w:p>
    <w:p w14:paraId="0000001F" w14:textId="77777777" w:rsidR="007C55D1" w:rsidRDefault="00000000">
      <w:pPr>
        <w:numPr>
          <w:ilvl w:val="0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Альтернативные действия (Сценарии контроля):</w:t>
      </w:r>
    </w:p>
    <w:p w14:paraId="00000020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1 (Контроль для физ. лица - Авансовый платеж 30%):</w:t>
      </w:r>
    </w:p>
    <w:p w14:paraId="00000021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контролирует внесение аванса в размере 30%. С момента поступления аванса бронирование считается подтвержденным.</w:t>
      </w:r>
    </w:p>
    <w:p w14:paraId="00000022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до даты заезда остается менее 20 дней, но больше 7 дней, а аванс 30% не поступил, система отправляет каждый день уведомление ответственному менеджеру: "Требуется контроль аванса по сделке №...".</w:t>
      </w:r>
    </w:p>
    <w:p w14:paraId="00000023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до даты заезда остается менее 7 дней, а аванс 30% не поступил, система автоматически аннулирует бронь, переводит сделку на стадию "Отменена (нет оплаты)" и направляет клиенту SMS с текстом об аннуляции бронирования.</w:t>
      </w:r>
    </w:p>
    <w:p w14:paraId="00000024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Важно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После</w:t>
      </w:r>
      <w:proofErr w:type="gramEnd"/>
      <w:r>
        <w:rPr>
          <w:color w:val="1155CC"/>
          <w:sz w:val="26"/>
          <w:szCs w:val="26"/>
        </w:rPr>
        <w:t xml:space="preserve"> внесения аванса 30% бронь </w:t>
      </w:r>
      <w:r>
        <w:rPr>
          <w:b/>
          <w:bCs/>
          <w:color w:val="1155CC"/>
          <w:sz w:val="26"/>
          <w:szCs w:val="26"/>
        </w:rPr>
        <w:t>не аннулируется автоматически</w:t>
      </w:r>
      <w:r>
        <w:rPr>
          <w:color w:val="1155CC"/>
          <w:sz w:val="26"/>
          <w:szCs w:val="26"/>
        </w:rPr>
        <w:t>, даже если остаток (70%) не был внесен до заезда. Предполагается, что остаток суммы клиент внесет при заселении.</w:t>
      </w:r>
    </w:p>
    <w:p w14:paraId="00000025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2 (Контроль для физ. лица - срочное бронирование</w:t>
      </w:r>
      <w:proofErr w:type="gramStart"/>
      <w:r>
        <w:rPr>
          <w:b/>
          <w:bCs/>
          <w:color w:val="1155CC"/>
          <w:sz w:val="26"/>
          <w:szCs w:val="26"/>
        </w:rPr>
        <w:t>):Ы</w:t>
      </w:r>
      <w:proofErr w:type="gramEnd"/>
    </w:p>
    <w:p w14:paraId="00000026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lastRenderedPageBreak/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в момент создания бронирования до даты заезда изначально было менее 14 дней, система устанавливает счетчик на 24 часа для внесения оплаты (полной или аванса 30%). Если по </w:t>
      </w:r>
      <w:proofErr w:type="gramStart"/>
      <w:r>
        <w:rPr>
          <w:color w:val="1155CC"/>
          <w:sz w:val="26"/>
          <w:szCs w:val="26"/>
        </w:rPr>
        <w:t xml:space="preserve">истечении </w:t>
      </w:r>
      <w:ins w:id="25" w:author="Anonymous" w:date="2025-11-11T18:19:00Z">
        <w:r>
          <w:rPr>
            <w:color w:val="1155CC"/>
            <w:sz w:val="26"/>
            <w:szCs w:val="26"/>
          </w:rPr>
          <w:t xml:space="preserve"> </w:t>
        </w:r>
      </w:ins>
      <w:r>
        <w:rPr>
          <w:color w:val="1155CC"/>
          <w:sz w:val="26"/>
          <w:szCs w:val="26"/>
        </w:rPr>
        <w:t>72</w:t>
      </w:r>
      <w:proofErr w:type="gramEnd"/>
      <w:r>
        <w:rPr>
          <w:color w:val="1155CC"/>
          <w:sz w:val="26"/>
          <w:szCs w:val="26"/>
        </w:rPr>
        <w:t xml:space="preserve"> часов оплата не поступает, система аннулирует бронь и информирует клиента по SMS.</w:t>
      </w:r>
    </w:p>
    <w:p w14:paraId="00000027" w14:textId="77777777" w:rsidR="007C55D1" w:rsidRDefault="00000000">
      <w:pPr>
        <w:numPr>
          <w:ilvl w:val="1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3 (Контроль для юр. лица):</w:t>
      </w:r>
    </w:p>
    <w:p w14:paraId="00000028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Автоматический контроль и аннуляция брони для юридических лиц не применяются. Процесс контролируется менеджером вручную на основании выставленного счета и достигнутых договоренностей.</w:t>
      </w:r>
    </w:p>
    <w:p w14:paraId="00000029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(Менеджер):</w:t>
      </w:r>
      <w:r>
        <w:rPr>
          <w:color w:val="1155CC"/>
          <w:sz w:val="26"/>
          <w:szCs w:val="26"/>
        </w:rPr>
        <w:t xml:space="preserve"> Менеджер ведет сделку в соответствии с условиями оплаты, указанными в счете, которые могут предполагать:</w:t>
      </w:r>
    </w:p>
    <w:p w14:paraId="0000002A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Частичную предоплату до заезда.</w:t>
      </w:r>
    </w:p>
    <w:p w14:paraId="0000002B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Полную предоплату до заезда.</w:t>
      </w:r>
    </w:p>
    <w:p w14:paraId="0000002C" w14:textId="77777777" w:rsidR="007C55D1" w:rsidRDefault="00000000">
      <w:pPr>
        <w:numPr>
          <w:ilvl w:val="3"/>
          <w:numId w:val="20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Постоплату (полную или частичную) после выезда гостей.</w:t>
      </w:r>
    </w:p>
    <w:p w14:paraId="0000002D" w14:textId="77777777" w:rsidR="007C55D1" w:rsidRDefault="00000000">
      <w:pPr>
        <w:numPr>
          <w:ilvl w:val="2"/>
          <w:numId w:val="20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может использоваться для установки задач-напоминаний менеджеру о контроле сроков оплаты по счету, но не производит автоматических действий по отмене сделки. Решение об аннуляции брони при нарушении сроков оплаты принимает менеджер.</w:t>
      </w:r>
    </w:p>
    <w:p w14:paraId="0000002E" w14:textId="77777777" w:rsidR="007C55D1" w:rsidRDefault="00000000">
      <w:pPr>
        <w:numPr>
          <w:ilvl w:val="0"/>
          <w:numId w:val="20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Постусловия:</w:t>
      </w:r>
      <w:r>
        <w:rPr>
          <w:color w:val="1155CC"/>
          <w:sz w:val="26"/>
          <w:szCs w:val="26"/>
        </w:rPr>
        <w:t xml:space="preserve"> Сделка оплачена полностью или внесен аванс (для физ. и юр. лиц), и она находится в статусе "Ожидает заезда". Либо сделка закрыта как неуспешная со статусом "Отменена (нет оплаты)".</w:t>
      </w:r>
    </w:p>
    <w:p w14:paraId="0000002F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5: Заселение (Check-</w:t>
      </w:r>
      <w:proofErr w:type="spellStart"/>
      <w:r>
        <w:rPr>
          <w:b/>
          <w:bCs/>
          <w:color w:val="1155CC"/>
          <w:sz w:val="26"/>
          <w:szCs w:val="26"/>
        </w:rPr>
        <w:t>in</w:t>
      </w:r>
      <w:proofErr w:type="spellEnd"/>
      <w:r>
        <w:rPr>
          <w:b/>
          <w:bCs/>
          <w:color w:val="1155CC"/>
          <w:sz w:val="26"/>
          <w:szCs w:val="26"/>
        </w:rPr>
        <w:t>)</w:t>
      </w:r>
    </w:p>
    <w:p w14:paraId="00000030" w14:textId="77777777" w:rsidR="007C55D1" w:rsidRDefault="00000000">
      <w:pPr>
        <w:numPr>
          <w:ilvl w:val="0"/>
          <w:numId w:val="22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Гость физически прибыл на стойку регистрации. Его сделка находится в статусе "Ожидает заезда".</w:t>
      </w:r>
    </w:p>
    <w:p w14:paraId="00000031" w14:textId="77777777" w:rsidR="007C55D1" w:rsidRDefault="00000000">
      <w:pPr>
        <w:numPr>
          <w:ilvl w:val="0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Основные действия:</w:t>
      </w:r>
    </w:p>
    <w:p w14:paraId="00000032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Приветствует</w:t>
      </w:r>
      <w:proofErr w:type="gramEnd"/>
      <w:r>
        <w:rPr>
          <w:color w:val="1155CC"/>
          <w:sz w:val="26"/>
          <w:szCs w:val="26"/>
        </w:rPr>
        <w:t xml:space="preserve"> гостя и просит назвать Фамилию, Имя, Отчество.</w:t>
      </w:r>
    </w:p>
    <w:p w14:paraId="00000033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(Администратор):</w:t>
      </w:r>
      <w:r>
        <w:rPr>
          <w:color w:val="1155CC"/>
          <w:sz w:val="26"/>
          <w:szCs w:val="26"/>
        </w:rPr>
        <w:t xml:space="preserve"> Используя глобальный поиск в Битрикс24, ищет сделку по ФИО гостя.</w:t>
      </w:r>
    </w:p>
    <w:p w14:paraId="00000034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Отображает</w:t>
      </w:r>
      <w:proofErr w:type="gramEnd"/>
      <w:r>
        <w:rPr>
          <w:color w:val="1155CC"/>
          <w:sz w:val="26"/>
          <w:szCs w:val="26"/>
        </w:rPr>
        <w:t xml:space="preserve"> найденную сделку.</w:t>
      </w:r>
    </w:p>
    <w:p w14:paraId="00000035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lastRenderedPageBreak/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Проверяет</w:t>
      </w:r>
      <w:proofErr w:type="gramEnd"/>
      <w:r>
        <w:rPr>
          <w:color w:val="1155CC"/>
          <w:sz w:val="26"/>
          <w:szCs w:val="26"/>
        </w:rPr>
        <w:t xml:space="preserve"> статус оплаты. Если был внесен только аванс 30% (для физ. лиц), администратор принимает оставшуюся часть оплаты.</w:t>
      </w:r>
    </w:p>
    <w:p w14:paraId="00000036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Проводит</w:t>
      </w:r>
      <w:proofErr w:type="gramEnd"/>
      <w:r>
        <w:rPr>
          <w:color w:val="1155CC"/>
          <w:sz w:val="26"/>
          <w:szCs w:val="26"/>
        </w:rPr>
        <w:t xml:space="preserve"> стандартную процедуру регистрации (проверка документов), выдает ключ от номера. После этого переводит сделку на стадию "Проживание".</w:t>
      </w:r>
    </w:p>
    <w:p w14:paraId="00000037" w14:textId="77777777" w:rsidR="007C55D1" w:rsidRDefault="00000000">
      <w:pPr>
        <w:numPr>
          <w:ilvl w:val="0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Альтернативные действия:</w:t>
      </w:r>
    </w:p>
    <w:p w14:paraId="00000038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(Бронь не найдена по ФИО):</w:t>
      </w:r>
      <w:r>
        <w:rPr>
          <w:color w:val="1155CC"/>
          <w:sz w:val="26"/>
          <w:szCs w:val="26"/>
        </w:rPr>
        <w:t xml:space="preserve"> Администратор просит гостя уточнить написание фамилии или выполняет поиск по номеру телефона, указанному при бронировании. Если бронь найдена, переходит к основному сценарию.</w:t>
      </w:r>
    </w:p>
    <w:p w14:paraId="00000039" w14:textId="77777777" w:rsidR="007C55D1" w:rsidRDefault="00000000">
      <w:pPr>
        <w:numPr>
          <w:ilvl w:val="1"/>
          <w:numId w:val="22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Сценарий (Бронь не найдена)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Если</w:t>
      </w:r>
      <w:proofErr w:type="gramEnd"/>
      <w:r>
        <w:rPr>
          <w:color w:val="1155CC"/>
          <w:sz w:val="26"/>
          <w:szCs w:val="26"/>
        </w:rPr>
        <w:t xml:space="preserve"> бронь не найдена ни по одному из параметров, администратор действует по инструкции для гостей без бронирования, создавая новую сделку "от стойки".</w:t>
      </w:r>
    </w:p>
    <w:p w14:paraId="0000003A" w14:textId="77777777" w:rsidR="007C55D1" w:rsidRDefault="00000000">
      <w:pPr>
        <w:numPr>
          <w:ilvl w:val="0"/>
          <w:numId w:val="22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Постусловия:</w:t>
      </w:r>
      <w:r>
        <w:rPr>
          <w:color w:val="1155CC"/>
          <w:sz w:val="26"/>
          <w:szCs w:val="26"/>
        </w:rPr>
        <w:t xml:space="preserve"> Гость успешно идентифицирован, произвел полный расчет (если требовалось) и заселен. Сделка переведена на стадию "Проживание".</w:t>
      </w:r>
    </w:p>
    <w:p w14:paraId="0000003B" w14:textId="77777777" w:rsidR="007C55D1" w:rsidRDefault="00000000">
      <w:pPr>
        <w:spacing w:before="240" w:after="240"/>
        <w:rPr>
          <w:b/>
          <w:bCs/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Этап 6: Проживание и Выезд (Check-</w:t>
      </w:r>
      <w:proofErr w:type="spellStart"/>
      <w:r>
        <w:rPr>
          <w:b/>
          <w:bCs/>
          <w:color w:val="1155CC"/>
          <w:sz w:val="26"/>
          <w:szCs w:val="26"/>
        </w:rPr>
        <w:t>out</w:t>
      </w:r>
      <w:proofErr w:type="spellEnd"/>
      <w:r>
        <w:rPr>
          <w:b/>
          <w:bCs/>
          <w:color w:val="1155CC"/>
          <w:sz w:val="26"/>
          <w:szCs w:val="26"/>
        </w:rPr>
        <w:t>)</w:t>
      </w:r>
    </w:p>
    <w:p w14:paraId="0000003C" w14:textId="77777777" w:rsidR="007C55D1" w:rsidRDefault="00000000">
      <w:pPr>
        <w:spacing w:before="240"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Предусловия:</w:t>
      </w:r>
      <w:r>
        <w:rPr>
          <w:color w:val="1155CC"/>
          <w:sz w:val="26"/>
          <w:szCs w:val="26"/>
        </w:rPr>
        <w:t xml:space="preserve"> Сделка находится на стадии "Проживание". Гость подходит на стойку регистрации для выезда.</w:t>
      </w:r>
    </w:p>
    <w:p w14:paraId="0000003D" w14:textId="77777777" w:rsidR="007C55D1" w:rsidRDefault="00000000">
      <w:pPr>
        <w:pStyle w:val="4"/>
        <w:keepNext w:val="0"/>
        <w:keepLines w:val="0"/>
        <w:spacing w:before="240" w:after="40"/>
        <w:ind w:left="720" w:hanging="360"/>
        <w:rPr>
          <w:b/>
          <w:bCs/>
          <w:color w:val="1155CC"/>
          <w:sz w:val="26"/>
          <w:szCs w:val="26"/>
        </w:rPr>
      </w:pPr>
      <w:bookmarkStart w:id="26" w:name="_ikhq7eoh47zf" w:colFirst="0" w:colLast="0"/>
      <w:bookmarkEnd w:id="26"/>
      <w:r>
        <w:rPr>
          <w:b/>
          <w:bCs/>
          <w:color w:val="1155CC"/>
          <w:sz w:val="26"/>
          <w:szCs w:val="26"/>
        </w:rPr>
        <w:t>Основной сценарий: Выезд в плановую дату</w:t>
      </w:r>
    </w:p>
    <w:p w14:paraId="0000003E" w14:textId="77777777" w:rsidR="007C55D1" w:rsidRDefault="00000000">
      <w:pPr>
        <w:numPr>
          <w:ilvl w:val="0"/>
          <w:numId w:val="28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Открывает</w:t>
      </w:r>
      <w:proofErr w:type="gramEnd"/>
      <w:r>
        <w:rPr>
          <w:color w:val="1155CC"/>
          <w:sz w:val="26"/>
          <w:szCs w:val="26"/>
        </w:rPr>
        <w:t xml:space="preserve"> основную сделку бронирования гостя.</w:t>
      </w:r>
    </w:p>
    <w:p w14:paraId="0000003F" w14:textId="77777777" w:rsidR="007C55D1" w:rsidRDefault="00000000">
      <w:pPr>
        <w:numPr>
          <w:ilvl w:val="0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Отображает</w:t>
      </w:r>
      <w:proofErr w:type="gramEnd"/>
      <w:r>
        <w:rPr>
          <w:color w:val="1155CC"/>
          <w:sz w:val="26"/>
          <w:szCs w:val="26"/>
        </w:rPr>
        <w:t xml:space="preserve"> администратору все привязанные к основной сделке неоплаченные дочерние сделки по дополнительным услугам.</w:t>
      </w:r>
    </w:p>
    <w:p w14:paraId="00000040" w14:textId="77777777" w:rsidR="007C55D1" w:rsidRDefault="00000000">
      <w:pPr>
        <w:numPr>
          <w:ilvl w:val="0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Проверяет</w:t>
      </w:r>
      <w:proofErr w:type="gramEnd"/>
      <w:r>
        <w:rPr>
          <w:color w:val="1155CC"/>
          <w:sz w:val="26"/>
          <w:szCs w:val="26"/>
        </w:rPr>
        <w:t xml:space="preserve"> наличие неоплаченных услуг. В зависимости от типа клиента и условий договора:</w:t>
      </w:r>
    </w:p>
    <w:p w14:paraId="00000041" w14:textId="77777777" w:rsidR="007C55D1" w:rsidRDefault="00000000">
      <w:pPr>
        <w:numPr>
          <w:ilvl w:val="1"/>
          <w:numId w:val="28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Для физ. лиц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итоговый счет, включающий проживание и все дополнительные услуги, и принимает финальную оплату от гостя. После получения оплаты переводит сделку в статус "Сделка успешна".</w:t>
      </w:r>
    </w:p>
    <w:p w14:paraId="00000042" w14:textId="77777777" w:rsidR="007C55D1" w:rsidRDefault="00000000">
      <w:pPr>
        <w:numPr>
          <w:ilvl w:val="1"/>
          <w:numId w:val="28"/>
        </w:numPr>
        <w:spacing w:after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Для юр. лиц с постоплатой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итоговый акт и счет для последующей отправки клиенту. Администратор </w:t>
      </w:r>
      <w:r>
        <w:rPr>
          <w:color w:val="1155CC"/>
          <w:sz w:val="26"/>
          <w:szCs w:val="26"/>
        </w:rPr>
        <w:lastRenderedPageBreak/>
        <w:t>переводит сделку не в "Сделка успешна", а на специальную стадию "Ожидает финальной оплаты (Постоплата)". Ответственный менеджер получает счет, отправляет его клиенту и контролирует поступление денег. Только после подтверждения получения 100% средств менеджер вручную переводит сделку в финальный успешный статус "Сделка успешна".</w:t>
      </w:r>
    </w:p>
    <w:p w14:paraId="00000043" w14:textId="77777777" w:rsidR="007C55D1" w:rsidRDefault="00000000">
      <w:pPr>
        <w:pStyle w:val="4"/>
        <w:keepNext w:val="0"/>
        <w:keepLines w:val="0"/>
        <w:spacing w:before="240" w:after="40"/>
        <w:ind w:left="720" w:hanging="360"/>
        <w:rPr>
          <w:b/>
          <w:bCs/>
          <w:color w:val="1155CC"/>
          <w:sz w:val="26"/>
          <w:szCs w:val="26"/>
        </w:rPr>
      </w:pPr>
      <w:bookmarkStart w:id="27" w:name="_k0uc782t4zsh" w:colFirst="0" w:colLast="0"/>
      <w:bookmarkEnd w:id="27"/>
      <w:r>
        <w:rPr>
          <w:b/>
          <w:bCs/>
          <w:color w:val="1155CC"/>
          <w:sz w:val="26"/>
          <w:szCs w:val="26"/>
        </w:rPr>
        <w:t>Альтернативный сценарий: Досрочный выезд</w:t>
      </w:r>
    </w:p>
    <w:p w14:paraId="00000044" w14:textId="77777777" w:rsidR="007C55D1" w:rsidRDefault="00000000">
      <w:pPr>
        <w:numPr>
          <w:ilvl w:val="0"/>
          <w:numId w:val="19"/>
        </w:numPr>
        <w:spacing w:before="240"/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При</w:t>
      </w:r>
      <w:proofErr w:type="gramEnd"/>
      <w:r>
        <w:rPr>
          <w:color w:val="1155CC"/>
          <w:sz w:val="26"/>
          <w:szCs w:val="26"/>
        </w:rPr>
        <w:t xml:space="preserve"> обращении гостя для выезда администратор фиксирует, что выезд является досрочным (дата выезда раньше плановой).</w:t>
      </w:r>
    </w:p>
    <w:p w14:paraId="00000045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</w:t>
      </w:r>
      <w:r>
        <w:rPr>
          <w:color w:val="1155CC"/>
          <w:sz w:val="26"/>
          <w:szCs w:val="26"/>
          <w:shd w:val="clear" w:color="auto" w:fill="FCE5CD"/>
        </w:rPr>
        <w:t>Система автоматически пересчитывает итоговую стоимость проживания с учетом фактического количества ночей.</w:t>
      </w:r>
      <w:r>
        <w:rPr>
          <w:color w:val="1155CC"/>
          <w:sz w:val="26"/>
          <w:szCs w:val="26"/>
        </w:rPr>
        <w:t xml:space="preserve"> Перерасчет производится согласно тарифной политике отеля для случаев досрочного выезда (например, с удержанием штрафа в размере стоимости одной ночи или без него).</w:t>
      </w:r>
    </w:p>
    <w:p w14:paraId="00000046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отображает администратору обновленный итоговый баланс по сделке: сумму к возврату гостю или сумму к доплате. Одновременно система отображает все неоплаченные дочерние сделки по дополнительным услугам, которые прибавляются к итоговому расчету.</w:t>
      </w:r>
    </w:p>
    <w:p w14:paraId="00000047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системы:</w:t>
      </w:r>
      <w:r>
        <w:rPr>
          <w:color w:val="1155CC"/>
          <w:sz w:val="26"/>
          <w:szCs w:val="26"/>
        </w:rPr>
        <w:t xml:space="preserve"> Система фиксирует в сделке признак "Досрочный выезд" и сохраняет как плановую, так и фактическую дату выезда для последующего анализа.</w:t>
      </w:r>
    </w:p>
    <w:p w14:paraId="00000048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Формирует</w:t>
      </w:r>
      <w:proofErr w:type="gramEnd"/>
      <w:r>
        <w:rPr>
          <w:color w:val="1155CC"/>
          <w:sz w:val="26"/>
          <w:szCs w:val="26"/>
        </w:rPr>
        <w:t xml:space="preserve"> финальный расчетный документ.</w:t>
      </w:r>
    </w:p>
    <w:p w14:paraId="00000049" w14:textId="77777777" w:rsidR="007C55D1" w:rsidRDefault="00000000">
      <w:pPr>
        <w:numPr>
          <w:ilvl w:val="1"/>
          <w:numId w:val="19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При наличии суммы к возврату, администратор формирует документ на возврат денежных средств и производит возврат гостю.</w:t>
      </w:r>
    </w:p>
    <w:p w14:paraId="0000004A" w14:textId="77777777" w:rsidR="007C55D1" w:rsidRDefault="00000000">
      <w:pPr>
        <w:numPr>
          <w:ilvl w:val="1"/>
          <w:numId w:val="19"/>
        </w:numPr>
        <w:rPr>
          <w:color w:val="1155CC"/>
          <w:sz w:val="26"/>
          <w:szCs w:val="26"/>
        </w:rPr>
      </w:pPr>
      <w:r>
        <w:rPr>
          <w:color w:val="1155CC"/>
          <w:sz w:val="26"/>
          <w:szCs w:val="26"/>
        </w:rPr>
        <w:t>При необходимости финальной доплаты, принимает ее от гостя.</w:t>
      </w:r>
    </w:p>
    <w:p w14:paraId="0000004B" w14:textId="77777777" w:rsidR="007C55D1" w:rsidRDefault="00000000">
      <w:pPr>
        <w:numPr>
          <w:ilvl w:val="0"/>
          <w:numId w:val="19"/>
        </w:numPr>
        <w:rPr>
          <w:color w:val="1155CC"/>
          <w:sz w:val="26"/>
          <w:szCs w:val="26"/>
        </w:rPr>
      </w:pPr>
      <w:r>
        <w:rPr>
          <w:b/>
          <w:bCs/>
          <w:color w:val="1155CC"/>
          <w:sz w:val="26"/>
          <w:szCs w:val="26"/>
        </w:rPr>
        <w:t>Действие пользователя (Администратор)</w:t>
      </w:r>
      <w:proofErr w:type="gramStart"/>
      <w:r>
        <w:rPr>
          <w:b/>
          <w:bCs/>
          <w:color w:val="1155CC"/>
          <w:sz w:val="26"/>
          <w:szCs w:val="26"/>
        </w:rPr>
        <w:t>:</w:t>
      </w:r>
      <w:r>
        <w:rPr>
          <w:color w:val="1155CC"/>
          <w:sz w:val="26"/>
          <w:szCs w:val="26"/>
        </w:rPr>
        <w:t xml:space="preserve"> После</w:t>
      </w:r>
      <w:proofErr w:type="gramEnd"/>
      <w:r>
        <w:rPr>
          <w:color w:val="1155CC"/>
          <w:sz w:val="26"/>
          <w:szCs w:val="26"/>
        </w:rPr>
        <w:t xml:space="preserve"> проведения всех расчетов переводит сделку в соответствующий финальный статус ("Сделка успешна" или "Ожидает финальной оплаты (Постоплата)") аналогично основному сценарию.</w:t>
      </w:r>
    </w:p>
    <w:p w14:paraId="0000004C" w14:textId="77777777" w:rsidR="007C55D1" w:rsidRDefault="007C55D1">
      <w:pPr>
        <w:numPr>
          <w:ilvl w:val="0"/>
          <w:numId w:val="10"/>
        </w:numPr>
        <w:spacing w:after="240"/>
        <w:rPr>
          <w:b/>
          <w:bCs/>
          <w:color w:val="1155CC"/>
          <w:sz w:val="26"/>
          <w:szCs w:val="26"/>
        </w:rPr>
      </w:pPr>
    </w:p>
    <w:p w14:paraId="0000013F" w14:textId="77777777" w:rsidR="007C55D1" w:rsidRPr="00A46885" w:rsidRDefault="007C55D1">
      <w:pPr>
        <w:rPr>
          <w:strike/>
          <w:lang w:val="ru-RU"/>
        </w:rPr>
      </w:pPr>
    </w:p>
    <w:sectPr w:rsidR="007C55D1" w:rsidRPr="00A468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D4C"/>
    <w:multiLevelType w:val="multilevel"/>
    <w:tmpl w:val="92622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D5C00"/>
    <w:multiLevelType w:val="multilevel"/>
    <w:tmpl w:val="458EE8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3E4BF4"/>
    <w:multiLevelType w:val="multilevel"/>
    <w:tmpl w:val="1A28B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1D3163"/>
    <w:multiLevelType w:val="multilevel"/>
    <w:tmpl w:val="CE0C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B9654E"/>
    <w:multiLevelType w:val="multilevel"/>
    <w:tmpl w:val="4E80D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C05CC2"/>
    <w:multiLevelType w:val="multilevel"/>
    <w:tmpl w:val="AD902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CF6A57"/>
    <w:multiLevelType w:val="multilevel"/>
    <w:tmpl w:val="C7209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8F62AE"/>
    <w:multiLevelType w:val="multilevel"/>
    <w:tmpl w:val="D37E1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5B6223"/>
    <w:multiLevelType w:val="multilevel"/>
    <w:tmpl w:val="4FAA7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D108BA"/>
    <w:multiLevelType w:val="multilevel"/>
    <w:tmpl w:val="12327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14461E"/>
    <w:multiLevelType w:val="multilevel"/>
    <w:tmpl w:val="62608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9737B9"/>
    <w:multiLevelType w:val="multilevel"/>
    <w:tmpl w:val="0110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6D5DE9"/>
    <w:multiLevelType w:val="multilevel"/>
    <w:tmpl w:val="21A6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E0513A"/>
    <w:multiLevelType w:val="multilevel"/>
    <w:tmpl w:val="E2EAB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2B356D"/>
    <w:multiLevelType w:val="multilevel"/>
    <w:tmpl w:val="CDA49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BF565B4"/>
    <w:multiLevelType w:val="multilevel"/>
    <w:tmpl w:val="04603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6D65A4"/>
    <w:multiLevelType w:val="multilevel"/>
    <w:tmpl w:val="1832A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8E75B7"/>
    <w:multiLevelType w:val="multilevel"/>
    <w:tmpl w:val="63FC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B4A2286"/>
    <w:multiLevelType w:val="multilevel"/>
    <w:tmpl w:val="29EC8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0027CF"/>
    <w:multiLevelType w:val="multilevel"/>
    <w:tmpl w:val="CF4C2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7E7C57"/>
    <w:multiLevelType w:val="multilevel"/>
    <w:tmpl w:val="C8D87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96F9C"/>
    <w:multiLevelType w:val="multilevel"/>
    <w:tmpl w:val="F7F65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330EC0"/>
    <w:multiLevelType w:val="multilevel"/>
    <w:tmpl w:val="04A47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10551A9"/>
    <w:multiLevelType w:val="multilevel"/>
    <w:tmpl w:val="3322E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71437C"/>
    <w:multiLevelType w:val="multilevel"/>
    <w:tmpl w:val="3D5C6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7A630D"/>
    <w:multiLevelType w:val="multilevel"/>
    <w:tmpl w:val="88D49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72213DB"/>
    <w:multiLevelType w:val="multilevel"/>
    <w:tmpl w:val="B84CE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BB0EBC"/>
    <w:multiLevelType w:val="multilevel"/>
    <w:tmpl w:val="E8908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CED5697"/>
    <w:multiLevelType w:val="multilevel"/>
    <w:tmpl w:val="66BE1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3355059">
    <w:abstractNumId w:val="0"/>
  </w:num>
  <w:num w:numId="2" w16cid:durableId="977341855">
    <w:abstractNumId w:val="2"/>
  </w:num>
  <w:num w:numId="3" w16cid:durableId="1082533264">
    <w:abstractNumId w:val="11"/>
  </w:num>
  <w:num w:numId="4" w16cid:durableId="2052874430">
    <w:abstractNumId w:val="26"/>
  </w:num>
  <w:num w:numId="5" w16cid:durableId="1314874007">
    <w:abstractNumId w:val="7"/>
  </w:num>
  <w:num w:numId="6" w16cid:durableId="773398180">
    <w:abstractNumId w:val="8"/>
  </w:num>
  <w:num w:numId="7" w16cid:durableId="1484733959">
    <w:abstractNumId w:val="22"/>
  </w:num>
  <w:num w:numId="8" w16cid:durableId="810290404">
    <w:abstractNumId w:val="3"/>
  </w:num>
  <w:num w:numId="9" w16cid:durableId="413359347">
    <w:abstractNumId w:val="20"/>
  </w:num>
  <w:num w:numId="10" w16cid:durableId="661663546">
    <w:abstractNumId w:val="12"/>
  </w:num>
  <w:num w:numId="11" w16cid:durableId="1852143920">
    <w:abstractNumId w:val="17"/>
  </w:num>
  <w:num w:numId="12" w16cid:durableId="433980596">
    <w:abstractNumId w:val="6"/>
  </w:num>
  <w:num w:numId="13" w16cid:durableId="385374759">
    <w:abstractNumId w:val="21"/>
  </w:num>
  <w:num w:numId="14" w16cid:durableId="536430700">
    <w:abstractNumId w:val="25"/>
  </w:num>
  <w:num w:numId="15" w16cid:durableId="825972598">
    <w:abstractNumId w:val="18"/>
  </w:num>
  <w:num w:numId="16" w16cid:durableId="527987504">
    <w:abstractNumId w:val="24"/>
  </w:num>
  <w:num w:numId="17" w16cid:durableId="2118669988">
    <w:abstractNumId w:val="27"/>
  </w:num>
  <w:num w:numId="18" w16cid:durableId="1228734500">
    <w:abstractNumId w:val="4"/>
  </w:num>
  <w:num w:numId="19" w16cid:durableId="918296412">
    <w:abstractNumId w:val="1"/>
  </w:num>
  <w:num w:numId="20" w16cid:durableId="1432894221">
    <w:abstractNumId w:val="16"/>
  </w:num>
  <w:num w:numId="21" w16cid:durableId="1936280941">
    <w:abstractNumId w:val="14"/>
  </w:num>
  <w:num w:numId="22" w16cid:durableId="1502816378">
    <w:abstractNumId w:val="10"/>
  </w:num>
  <w:num w:numId="23" w16cid:durableId="1790780763">
    <w:abstractNumId w:val="9"/>
  </w:num>
  <w:num w:numId="24" w16cid:durableId="873613232">
    <w:abstractNumId w:val="15"/>
  </w:num>
  <w:num w:numId="25" w16cid:durableId="285505583">
    <w:abstractNumId w:val="5"/>
  </w:num>
  <w:num w:numId="26" w16cid:durableId="267545821">
    <w:abstractNumId w:val="28"/>
  </w:num>
  <w:num w:numId="27" w16cid:durableId="1477189275">
    <w:abstractNumId w:val="13"/>
  </w:num>
  <w:num w:numId="28" w16cid:durableId="1739983479">
    <w:abstractNumId w:val="19"/>
  </w:num>
  <w:num w:numId="29" w16cid:durableId="13852509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D1"/>
    <w:rsid w:val="007C55D1"/>
    <w:rsid w:val="00A46885"/>
    <w:rsid w:val="00BB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0A464"/>
  <w15:docId w15:val="{B722D2C2-9343-4C36-B01C-244F62D4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Dm88</cp:lastModifiedBy>
  <cp:revision>2</cp:revision>
  <dcterms:created xsi:type="dcterms:W3CDTF">2026-02-17T10:15:00Z</dcterms:created>
  <dcterms:modified xsi:type="dcterms:W3CDTF">2026-02-17T10:16:00Z</dcterms:modified>
</cp:coreProperties>
</file>