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C55D1" w:rsidRDefault="00000000">
      <w:pPr>
        <w:pStyle w:val="3"/>
        <w:keepNext w:val="0"/>
        <w:keepLines w:val="0"/>
        <w:spacing w:before="280"/>
        <w:jc w:val="center"/>
        <w:rPr>
          <w:b/>
          <w:bCs/>
          <w:color w:val="1155CC"/>
          <w:sz w:val="36"/>
          <w:szCs w:val="36"/>
        </w:rPr>
      </w:pPr>
      <w:bookmarkStart w:id="0" w:name="_vpo62fz8rb0z" w:colFirst="0" w:colLast="0"/>
      <w:bookmarkEnd w:id="0"/>
      <w:r>
        <w:rPr>
          <w:b/>
          <w:bCs/>
          <w:color w:val="1155CC"/>
          <w:sz w:val="36"/>
          <w:szCs w:val="36"/>
        </w:rPr>
        <w:t>Процесс обработки бронирования и заселения гостя в Битрикс24</w:t>
      </w:r>
    </w:p>
    <w:p w14:paraId="00000002" w14:textId="77777777" w:rsidR="007C55D1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6gigq6wbskt4" w:colFirst="0" w:colLast="0"/>
      <w:bookmarkEnd w:id="1"/>
      <w:r>
        <w:rPr>
          <w:b/>
          <w:bCs/>
          <w:color w:val="000000"/>
          <w:sz w:val="26"/>
          <w:szCs w:val="26"/>
        </w:rPr>
        <w:t>Этап 1: Обработка нового обращения (сущность "Лид")</w:t>
      </w:r>
    </w:p>
    <w:p w14:paraId="00000003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2" w:name="_mwd2m06c36z4" w:colFirst="0" w:colLast="0"/>
      <w:bookmarkEnd w:id="2"/>
      <w:r>
        <w:rPr>
          <w:b/>
          <w:bCs/>
          <w:color w:val="000000"/>
          <w:sz w:val="26"/>
          <w:szCs w:val="26"/>
        </w:rPr>
        <w:t>Предусловия:</w:t>
      </w:r>
      <w:r>
        <w:rPr>
          <w:color w:val="000000"/>
          <w:sz w:val="26"/>
          <w:szCs w:val="26"/>
        </w:rPr>
        <w:t xml:space="preserve"> Отсутствуют. Это начальная точка процесса.</w:t>
      </w:r>
    </w:p>
    <w:p w14:paraId="00000004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3" w:name="_uuz32k6jz3qr" w:colFirst="0" w:colLast="0"/>
      <w:bookmarkEnd w:id="3"/>
      <w:r>
        <w:rPr>
          <w:b/>
          <w:bCs/>
          <w:color w:val="000000"/>
          <w:sz w:val="26"/>
          <w:szCs w:val="26"/>
        </w:rPr>
        <w:t>Основные действия:</w:t>
      </w:r>
      <w:r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br/>
      </w:r>
      <w:r>
        <w:rPr>
          <w:color w:val="000000"/>
          <w:sz w:val="26"/>
          <w:szCs w:val="26"/>
          <w:u w:val="single"/>
        </w:rPr>
        <w:t xml:space="preserve">Действие системы: </w:t>
      </w:r>
      <w:r>
        <w:rPr>
          <w:color w:val="000000"/>
          <w:sz w:val="26"/>
          <w:szCs w:val="26"/>
        </w:rPr>
        <w:t>при поступлении входящего обращения (звонок, сообщение в мессенджер, заявка из системы бронирования) автоматически создается сущность "Лид" в Битрикс24 со статусом "Новое обращение".</w:t>
      </w:r>
    </w:p>
    <w:p w14:paraId="00000005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4" w:name="_1r9ntznukgyv" w:colFirst="0" w:colLast="0"/>
      <w:bookmarkEnd w:id="4"/>
      <w:r>
        <w:rPr>
          <w:color w:val="000000"/>
          <w:sz w:val="26"/>
          <w:szCs w:val="26"/>
          <w:u w:val="single"/>
        </w:rPr>
        <w:t>Действие пользователя (Менеджер)</w:t>
      </w:r>
      <w:r>
        <w:rPr>
          <w:color w:val="000000"/>
          <w:sz w:val="26"/>
          <w:szCs w:val="26"/>
        </w:rPr>
        <w:t xml:space="preserve">: открывает карточку </w:t>
      </w:r>
      <w:proofErr w:type="spellStart"/>
      <w:r>
        <w:rPr>
          <w:color w:val="000000"/>
          <w:sz w:val="26"/>
          <w:szCs w:val="26"/>
        </w:rPr>
        <w:t>лида</w:t>
      </w:r>
      <w:proofErr w:type="spellEnd"/>
      <w:r>
        <w:rPr>
          <w:color w:val="000000"/>
          <w:sz w:val="26"/>
          <w:szCs w:val="26"/>
        </w:rPr>
        <w:t>. Совершает звонок клиенту для квалификации заявки (проверки, действительно ли клиент хочет забронировать гостиницу).</w:t>
      </w:r>
    </w:p>
    <w:p w14:paraId="00000006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5" w:name="_nwx9r05siudu" w:colFirst="0" w:colLast="0"/>
      <w:bookmarkEnd w:id="5"/>
      <w:r>
        <w:rPr>
          <w:b/>
          <w:bCs/>
          <w:color w:val="000000"/>
          <w:sz w:val="26"/>
          <w:szCs w:val="26"/>
        </w:rPr>
        <w:t>Альтернативные действия:</w:t>
      </w:r>
      <w:r>
        <w:rPr>
          <w:b/>
          <w:bCs/>
          <w:color w:val="000000"/>
          <w:sz w:val="26"/>
          <w:szCs w:val="26"/>
        </w:rPr>
        <w:br/>
      </w:r>
      <w:r>
        <w:rPr>
          <w:color w:val="000000"/>
          <w:sz w:val="26"/>
          <w:szCs w:val="26"/>
          <w:u w:val="single"/>
        </w:rPr>
        <w:t xml:space="preserve">Сценарий 1 (Целевой </w:t>
      </w:r>
      <w:proofErr w:type="spellStart"/>
      <w:r>
        <w:rPr>
          <w:color w:val="000000"/>
          <w:sz w:val="26"/>
          <w:szCs w:val="26"/>
          <w:u w:val="single"/>
        </w:rPr>
        <w:t>лид</w:t>
      </w:r>
      <w:proofErr w:type="spellEnd"/>
      <w:r>
        <w:rPr>
          <w:color w:val="000000"/>
          <w:sz w:val="26"/>
          <w:szCs w:val="26"/>
          <w:u w:val="single"/>
        </w:rPr>
        <w:t>):</w:t>
      </w:r>
      <w:r>
        <w:rPr>
          <w:color w:val="000000"/>
          <w:sz w:val="26"/>
          <w:szCs w:val="26"/>
        </w:rPr>
        <w:t xml:space="preserve"> менеджер подтверждает, что клиент заинтересован в бронировании. Он переходит к следующему шагу — проверке дат.</w:t>
      </w:r>
    </w:p>
    <w:p w14:paraId="00000007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6" w:name="_9hprkr5uo46i" w:colFirst="0" w:colLast="0"/>
      <w:bookmarkEnd w:id="6"/>
      <w:r>
        <w:rPr>
          <w:color w:val="000000"/>
          <w:sz w:val="26"/>
          <w:szCs w:val="26"/>
          <w:u w:val="single"/>
        </w:rPr>
        <w:t xml:space="preserve">Сценарий 2 (Нецелевой </w:t>
      </w:r>
      <w:proofErr w:type="spellStart"/>
      <w:r>
        <w:rPr>
          <w:color w:val="000000"/>
          <w:sz w:val="26"/>
          <w:szCs w:val="26"/>
          <w:u w:val="single"/>
        </w:rPr>
        <w:t>лид</w:t>
      </w:r>
      <w:proofErr w:type="spellEnd"/>
      <w:r>
        <w:rPr>
          <w:color w:val="000000"/>
          <w:sz w:val="26"/>
          <w:szCs w:val="26"/>
          <w:u w:val="single"/>
        </w:rPr>
        <w:t>):</w:t>
      </w:r>
      <w:r>
        <w:rPr>
          <w:color w:val="000000"/>
          <w:sz w:val="26"/>
          <w:szCs w:val="26"/>
        </w:rPr>
        <w:t xml:space="preserve"> клиент ошибся номером, передумал, является спамом и т.д. Менеджер закрывает </w:t>
      </w:r>
      <w:proofErr w:type="spellStart"/>
      <w:r>
        <w:rPr>
          <w:color w:val="000000"/>
          <w:sz w:val="26"/>
          <w:szCs w:val="26"/>
        </w:rPr>
        <w:t>лид</w:t>
      </w:r>
      <w:proofErr w:type="spellEnd"/>
      <w:r>
        <w:rPr>
          <w:color w:val="000000"/>
          <w:sz w:val="26"/>
          <w:szCs w:val="26"/>
        </w:rPr>
        <w:t>, указывая причину "Нецелевой". Процесс по данному обращению завершается.</w:t>
      </w:r>
    </w:p>
    <w:p w14:paraId="00000008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7" w:name="_6nxnu6fldhqc" w:colFirst="0" w:colLast="0"/>
      <w:bookmarkEnd w:id="7"/>
      <w:r>
        <w:rPr>
          <w:b/>
          <w:bCs/>
          <w:color w:val="000000"/>
          <w:sz w:val="26"/>
          <w:szCs w:val="26"/>
        </w:rPr>
        <w:t xml:space="preserve">Постусловия: </w:t>
      </w:r>
      <w:proofErr w:type="spellStart"/>
      <w:r>
        <w:rPr>
          <w:color w:val="000000"/>
          <w:sz w:val="26"/>
          <w:szCs w:val="26"/>
        </w:rPr>
        <w:t>лид</w:t>
      </w:r>
      <w:proofErr w:type="spellEnd"/>
      <w:r>
        <w:rPr>
          <w:color w:val="000000"/>
          <w:sz w:val="26"/>
          <w:szCs w:val="26"/>
        </w:rPr>
        <w:t xml:space="preserve"> либо готов к следующему этапу квалификации (проверка дат), либо закрыт как нецелевой.</w:t>
      </w:r>
    </w:p>
    <w:p w14:paraId="00000009" w14:textId="77777777" w:rsidR="007C55D1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libs1tl6mbdq" w:colFirst="0" w:colLast="0"/>
      <w:bookmarkEnd w:id="8"/>
      <w:r>
        <w:rPr>
          <w:b/>
          <w:bCs/>
          <w:color w:val="000000"/>
          <w:sz w:val="26"/>
          <w:szCs w:val="26"/>
        </w:rPr>
        <w:t>Этап 2: Проверка наличия мест и создание сделки</w:t>
      </w:r>
    </w:p>
    <w:p w14:paraId="0000000A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9" w:name="_mnes3e7wn4a7" w:colFirst="0" w:colLast="0"/>
      <w:bookmarkEnd w:id="9"/>
      <w:r>
        <w:rPr>
          <w:b/>
          <w:bCs/>
          <w:color w:val="000000"/>
          <w:sz w:val="26"/>
          <w:szCs w:val="26"/>
        </w:rPr>
        <w:t xml:space="preserve">Предусловия: </w:t>
      </w:r>
      <w:r>
        <w:rPr>
          <w:color w:val="000000"/>
          <w:sz w:val="26"/>
          <w:szCs w:val="26"/>
        </w:rPr>
        <w:t>Лид квалифицирован как целевой.</w:t>
      </w:r>
    </w:p>
    <w:p w14:paraId="0000000B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10" w:name="_sruukumikfuh" w:colFirst="0" w:colLast="0"/>
      <w:bookmarkEnd w:id="10"/>
      <w:r>
        <w:rPr>
          <w:b/>
          <w:bCs/>
          <w:color w:val="000000"/>
          <w:sz w:val="26"/>
          <w:szCs w:val="26"/>
        </w:rPr>
        <w:t>Основные действия:</w:t>
      </w:r>
      <w:r>
        <w:rPr>
          <w:b/>
          <w:bCs/>
          <w:color w:val="000000"/>
          <w:sz w:val="26"/>
          <w:szCs w:val="26"/>
        </w:rPr>
        <w:br/>
      </w:r>
      <w:r>
        <w:rPr>
          <w:color w:val="000000"/>
          <w:sz w:val="26"/>
          <w:szCs w:val="26"/>
          <w:u w:val="single"/>
        </w:rPr>
        <w:t>Действие пользователя (Менеджер)</w:t>
      </w:r>
      <w:r>
        <w:rPr>
          <w:color w:val="000000"/>
          <w:sz w:val="26"/>
          <w:szCs w:val="26"/>
        </w:rPr>
        <w:t>: уточняет у клиента желаемые даты заезда/выезда и количество гостей. Проверяет наличие свободных номеров на указанные даты в системе.</w:t>
      </w:r>
    </w:p>
    <w:p w14:paraId="0000000C" w14:textId="77777777" w:rsidR="007C55D1" w:rsidRDefault="007C55D1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11" w:name="_rhz9v5yoss1g" w:colFirst="0" w:colLast="0"/>
      <w:bookmarkEnd w:id="11"/>
    </w:p>
    <w:p w14:paraId="0000000D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12" w:name="_w6yaxt2wd51u" w:colFirst="0" w:colLast="0"/>
      <w:bookmarkEnd w:id="12"/>
      <w:r>
        <w:rPr>
          <w:b/>
          <w:bCs/>
          <w:color w:val="000000"/>
          <w:sz w:val="26"/>
          <w:szCs w:val="26"/>
        </w:rPr>
        <w:lastRenderedPageBreak/>
        <w:t>Альтернативные действия:</w:t>
      </w:r>
      <w:r>
        <w:rPr>
          <w:color w:val="000000"/>
          <w:sz w:val="26"/>
          <w:szCs w:val="26"/>
        </w:rPr>
        <w:br/>
      </w:r>
      <w:r>
        <w:rPr>
          <w:color w:val="000000"/>
          <w:sz w:val="26"/>
          <w:szCs w:val="26"/>
          <w:u w:val="single"/>
        </w:rPr>
        <w:t xml:space="preserve">Сценарий 1 (Места есть): </w:t>
      </w:r>
      <w:r>
        <w:rPr>
          <w:color w:val="000000"/>
          <w:sz w:val="26"/>
          <w:szCs w:val="26"/>
        </w:rPr>
        <w:t xml:space="preserve">менеджер сообщает клиенту о наличии мест и конвертирует </w:t>
      </w:r>
      <w:proofErr w:type="spellStart"/>
      <w:r>
        <w:rPr>
          <w:color w:val="000000"/>
          <w:sz w:val="26"/>
          <w:szCs w:val="26"/>
        </w:rPr>
        <w:t>лид</w:t>
      </w:r>
      <w:proofErr w:type="spellEnd"/>
      <w:r>
        <w:rPr>
          <w:color w:val="000000"/>
          <w:sz w:val="26"/>
          <w:szCs w:val="26"/>
        </w:rPr>
        <w:t xml:space="preserve"> в сделку, нажимая соответствующую кнопку в интерфейсе Битрикс24.</w:t>
      </w:r>
      <w:r>
        <w:rPr>
          <w:color w:val="000000"/>
          <w:sz w:val="26"/>
          <w:szCs w:val="26"/>
        </w:rPr>
        <w:br/>
      </w:r>
      <w:r>
        <w:rPr>
          <w:color w:val="000000"/>
          <w:sz w:val="26"/>
          <w:szCs w:val="26"/>
          <w:u w:val="single"/>
        </w:rPr>
        <w:t>Действие системы</w:t>
      </w:r>
      <w:proofErr w:type="gramStart"/>
      <w:r>
        <w:rPr>
          <w:color w:val="000000"/>
          <w:sz w:val="26"/>
          <w:szCs w:val="26"/>
          <w:u w:val="single"/>
        </w:rPr>
        <w:t>:</w:t>
      </w:r>
      <w:r>
        <w:rPr>
          <w:color w:val="000000"/>
          <w:sz w:val="26"/>
          <w:szCs w:val="26"/>
        </w:rPr>
        <w:t xml:space="preserve"> Автоматически</w:t>
      </w:r>
      <w:proofErr w:type="gramEnd"/>
      <w:r>
        <w:rPr>
          <w:color w:val="000000"/>
          <w:sz w:val="26"/>
          <w:szCs w:val="26"/>
        </w:rPr>
        <w:t xml:space="preserve"> создает сущность "Сделка", перенося в нее контактные данные из </w:t>
      </w:r>
      <w:proofErr w:type="spellStart"/>
      <w:r>
        <w:rPr>
          <w:color w:val="000000"/>
          <w:sz w:val="26"/>
          <w:szCs w:val="26"/>
        </w:rPr>
        <w:t>лида</w:t>
      </w:r>
      <w:proofErr w:type="spellEnd"/>
      <w:r>
        <w:rPr>
          <w:color w:val="000000"/>
          <w:sz w:val="26"/>
          <w:szCs w:val="26"/>
        </w:rPr>
        <w:t xml:space="preserve">. Лид при этом закрывается со статусом "Качественный </w:t>
      </w:r>
      <w:proofErr w:type="spellStart"/>
      <w:r>
        <w:rPr>
          <w:color w:val="000000"/>
          <w:sz w:val="26"/>
          <w:szCs w:val="26"/>
        </w:rPr>
        <w:t>лид</w:t>
      </w:r>
      <w:proofErr w:type="spellEnd"/>
      <w:r>
        <w:rPr>
          <w:color w:val="000000"/>
          <w:sz w:val="26"/>
          <w:szCs w:val="26"/>
        </w:rPr>
        <w:t>".</w:t>
      </w:r>
    </w:p>
    <w:p w14:paraId="0000000E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13" w:name="_up7oz7fkxcr2" w:colFirst="0" w:colLast="0"/>
      <w:bookmarkEnd w:id="13"/>
      <w:r>
        <w:rPr>
          <w:b/>
          <w:bCs/>
          <w:color w:val="000000"/>
          <w:sz w:val="26"/>
          <w:szCs w:val="26"/>
        </w:rPr>
        <w:t>Сценарий 2 (Мест нет):</w:t>
      </w:r>
      <w:r>
        <w:rPr>
          <w:color w:val="000000"/>
          <w:sz w:val="26"/>
          <w:szCs w:val="26"/>
        </w:rPr>
        <w:t xml:space="preserve"> менеджер информирует клиента об отсутствии свободных номеров на запрашиваемые даты. Он может предложить альтернативные даты. Если клиент отказывается, менеджер закрывает </w:t>
      </w:r>
      <w:proofErr w:type="spellStart"/>
      <w:r>
        <w:rPr>
          <w:color w:val="000000"/>
          <w:sz w:val="26"/>
          <w:szCs w:val="26"/>
        </w:rPr>
        <w:t>лид</w:t>
      </w:r>
      <w:proofErr w:type="spellEnd"/>
      <w:r>
        <w:rPr>
          <w:color w:val="000000"/>
          <w:sz w:val="26"/>
          <w:szCs w:val="26"/>
        </w:rPr>
        <w:t xml:space="preserve"> со статусом "Целевой, нет ресурсов". Процесс по данному обращению завершается.</w:t>
      </w:r>
    </w:p>
    <w:p w14:paraId="0000000F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14" w:name="_dujy8vb48ywz" w:colFirst="0" w:colLast="0"/>
      <w:bookmarkEnd w:id="14"/>
      <w:r>
        <w:rPr>
          <w:b/>
          <w:bCs/>
          <w:color w:val="000000"/>
          <w:sz w:val="26"/>
          <w:szCs w:val="26"/>
        </w:rPr>
        <w:t>Постусловия:</w:t>
      </w:r>
      <w:r>
        <w:rPr>
          <w:color w:val="000000"/>
          <w:sz w:val="26"/>
          <w:szCs w:val="26"/>
        </w:rPr>
        <w:t xml:space="preserve"> Создана новая "Сделка" для дальнейшей работы, либо </w:t>
      </w:r>
      <w:proofErr w:type="spellStart"/>
      <w:r>
        <w:rPr>
          <w:color w:val="000000"/>
          <w:sz w:val="26"/>
          <w:szCs w:val="26"/>
        </w:rPr>
        <w:t>лид</w:t>
      </w:r>
      <w:proofErr w:type="spellEnd"/>
      <w:r>
        <w:rPr>
          <w:color w:val="000000"/>
          <w:sz w:val="26"/>
          <w:szCs w:val="26"/>
        </w:rPr>
        <w:t xml:space="preserve"> закрыт с указанием причины отсутствия ресурсов.</w:t>
      </w:r>
    </w:p>
    <w:p w14:paraId="00000010" w14:textId="77777777" w:rsidR="007C55D1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uyu41ioyawr6" w:colFirst="0" w:colLast="0"/>
      <w:bookmarkEnd w:id="15"/>
      <w:r>
        <w:rPr>
          <w:b/>
          <w:bCs/>
          <w:color w:val="000000"/>
          <w:sz w:val="26"/>
          <w:szCs w:val="26"/>
        </w:rPr>
        <w:t>Этап 3: Заполнение данных и подтверждение бронирования (сущность "Сделка")</w:t>
      </w:r>
    </w:p>
    <w:p w14:paraId="00000011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16" w:name="_vuw32rsrc839" w:colFirst="0" w:colLast="0"/>
      <w:bookmarkEnd w:id="16"/>
      <w:r>
        <w:rPr>
          <w:b/>
          <w:bCs/>
          <w:color w:val="000000"/>
          <w:sz w:val="26"/>
          <w:szCs w:val="26"/>
        </w:rPr>
        <w:t>Предусловия:</w:t>
      </w:r>
      <w:r>
        <w:rPr>
          <w:color w:val="000000"/>
          <w:sz w:val="26"/>
          <w:szCs w:val="26"/>
        </w:rPr>
        <w:t xml:space="preserve"> создана сущность "Сделка" из качественного </w:t>
      </w:r>
      <w:proofErr w:type="spellStart"/>
      <w:r>
        <w:rPr>
          <w:color w:val="000000"/>
          <w:sz w:val="26"/>
          <w:szCs w:val="26"/>
        </w:rPr>
        <w:t>лида</w:t>
      </w:r>
      <w:proofErr w:type="spellEnd"/>
      <w:r>
        <w:rPr>
          <w:color w:val="000000"/>
          <w:sz w:val="26"/>
          <w:szCs w:val="26"/>
        </w:rPr>
        <w:t>.</w:t>
      </w:r>
    </w:p>
    <w:p w14:paraId="00000012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17" w:name="_gun1opce8pdv" w:colFirst="0" w:colLast="0"/>
      <w:bookmarkEnd w:id="17"/>
      <w:r>
        <w:rPr>
          <w:b/>
          <w:bCs/>
          <w:color w:val="000000"/>
          <w:sz w:val="26"/>
          <w:szCs w:val="26"/>
        </w:rPr>
        <w:t>Основные действия:</w:t>
      </w:r>
      <w:r>
        <w:rPr>
          <w:b/>
          <w:bCs/>
          <w:color w:val="000000"/>
          <w:sz w:val="26"/>
          <w:szCs w:val="26"/>
        </w:rPr>
        <w:br/>
      </w:r>
      <w:r>
        <w:rPr>
          <w:color w:val="000000"/>
          <w:sz w:val="26"/>
          <w:szCs w:val="26"/>
          <w:u w:val="single"/>
        </w:rPr>
        <w:t>Действие пользователя (Менеджер):</w:t>
      </w:r>
      <w:r>
        <w:rPr>
          <w:color w:val="000000"/>
          <w:sz w:val="26"/>
          <w:szCs w:val="26"/>
        </w:rPr>
        <w:t xml:space="preserve"> в карточке сделки типизирует клиента: выбирает значение "Физическое лицо" или "Юридическое лицо" в выпадающем списке.</w:t>
      </w:r>
    </w:p>
    <w:p w14:paraId="00000013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18" w:name="_pyo1ohwm4ajp" w:colFirst="0" w:colLast="0"/>
      <w:bookmarkEnd w:id="18"/>
      <w:r>
        <w:rPr>
          <w:color w:val="000000"/>
          <w:sz w:val="26"/>
          <w:szCs w:val="26"/>
          <w:u w:val="single"/>
        </w:rPr>
        <w:t>Действие пользователя (Менеджер):</w:t>
      </w:r>
      <w:r>
        <w:rPr>
          <w:color w:val="000000"/>
          <w:sz w:val="26"/>
          <w:szCs w:val="26"/>
        </w:rPr>
        <w:t xml:space="preserve"> заполняет поля: ФИО гостей, контактные телефоны, данные контактного лица, реквизиты для оплаты.</w:t>
      </w:r>
    </w:p>
    <w:p w14:paraId="00000014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19" w:name="_2j6994xwziht" w:colFirst="0" w:colLast="0"/>
      <w:bookmarkEnd w:id="19"/>
      <w:r>
        <w:rPr>
          <w:color w:val="000000"/>
          <w:sz w:val="26"/>
          <w:szCs w:val="26"/>
          <w:u w:val="single"/>
        </w:rPr>
        <w:t>Действие системы:</w:t>
      </w:r>
      <w:r>
        <w:rPr>
          <w:color w:val="000000"/>
          <w:sz w:val="26"/>
          <w:szCs w:val="26"/>
        </w:rPr>
        <w:t xml:space="preserve"> сохраняет все введенные значения в полях сделки.</w:t>
      </w:r>
    </w:p>
    <w:p w14:paraId="00000015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20" w:name="_xpoqvjmj0jwq" w:colFirst="0" w:colLast="0"/>
      <w:bookmarkEnd w:id="20"/>
      <w:r>
        <w:rPr>
          <w:color w:val="000000"/>
          <w:sz w:val="26"/>
          <w:szCs w:val="26"/>
          <w:u w:val="single"/>
        </w:rPr>
        <w:t>Действие пользователя (Менеджер):</w:t>
      </w:r>
      <w:r>
        <w:rPr>
          <w:color w:val="000000"/>
          <w:sz w:val="26"/>
          <w:szCs w:val="26"/>
        </w:rPr>
        <w:t xml:space="preserve"> после заполнения всех данных нажимает системную кнопку "Забронировать".</w:t>
      </w:r>
    </w:p>
    <w:p w14:paraId="00000016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21" w:name="_lcnsgi1hvt5q" w:colFirst="0" w:colLast="0"/>
      <w:bookmarkEnd w:id="21"/>
      <w:r>
        <w:rPr>
          <w:color w:val="000000"/>
          <w:sz w:val="26"/>
          <w:szCs w:val="26"/>
          <w:u w:val="single"/>
        </w:rPr>
        <w:t>Действие системы:</w:t>
      </w:r>
      <w:r>
        <w:rPr>
          <w:color w:val="000000"/>
          <w:sz w:val="26"/>
          <w:szCs w:val="26"/>
        </w:rPr>
        <w:t xml:space="preserve"> после нажатия кнопки "Забронировать" автоматически инициирует </w:t>
      </w:r>
      <w:r>
        <w:rPr>
          <w:b/>
          <w:bCs/>
          <w:color w:val="000000"/>
          <w:sz w:val="26"/>
          <w:szCs w:val="26"/>
        </w:rPr>
        <w:t>отправку клиенту SMS</w:t>
      </w:r>
      <w:r>
        <w:rPr>
          <w:color w:val="000000"/>
          <w:sz w:val="26"/>
          <w:szCs w:val="26"/>
        </w:rPr>
        <w:t xml:space="preserve"> или </w:t>
      </w:r>
      <w:proofErr w:type="spellStart"/>
      <w:r>
        <w:rPr>
          <w:b/>
          <w:bCs/>
          <w:color w:val="000000"/>
          <w:sz w:val="26"/>
          <w:szCs w:val="26"/>
        </w:rPr>
        <w:t>email</w:t>
      </w:r>
      <w:proofErr w:type="spellEnd"/>
      <w:r>
        <w:rPr>
          <w:b/>
          <w:bCs/>
          <w:color w:val="000000"/>
          <w:sz w:val="26"/>
          <w:szCs w:val="26"/>
        </w:rPr>
        <w:t>-сообщения</w:t>
      </w:r>
      <w:r>
        <w:rPr>
          <w:color w:val="000000"/>
          <w:sz w:val="26"/>
          <w:szCs w:val="26"/>
        </w:rPr>
        <w:t xml:space="preserve"> с деталями заезда (ФИО гостя, дата заезда, период проживания, стоимость, категория номера, вид путевки, как добраться).</w:t>
      </w:r>
    </w:p>
    <w:p w14:paraId="00000017" w14:textId="77777777" w:rsidR="007C55D1" w:rsidRDefault="007C55D1"/>
    <w:p w14:paraId="00000018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22" w:name="_oicm8dmjs713" w:colFirst="0" w:colLast="0"/>
      <w:bookmarkEnd w:id="22"/>
      <w:r>
        <w:rPr>
          <w:color w:val="000000"/>
          <w:sz w:val="26"/>
          <w:szCs w:val="26"/>
          <w:u w:val="single"/>
        </w:rPr>
        <w:lastRenderedPageBreak/>
        <w:t>Действие системы:</w:t>
      </w:r>
      <w:r>
        <w:rPr>
          <w:color w:val="000000"/>
          <w:sz w:val="26"/>
          <w:szCs w:val="26"/>
        </w:rPr>
        <w:t xml:space="preserve"> проверяет поле "Тип </w:t>
      </w:r>
      <w:proofErr w:type="spellStart"/>
      <w:r>
        <w:rPr>
          <w:color w:val="000000"/>
          <w:sz w:val="26"/>
          <w:szCs w:val="26"/>
        </w:rPr>
        <w:t>клиента</w:t>
      </w:r>
      <w:proofErr w:type="gramStart"/>
      <w:r>
        <w:rPr>
          <w:color w:val="000000"/>
          <w:sz w:val="26"/>
          <w:szCs w:val="26"/>
        </w:rPr>
        <w:t>".Если</w:t>
      </w:r>
      <w:proofErr w:type="spellEnd"/>
      <w:proofErr w:type="gramEnd"/>
      <w:r>
        <w:rPr>
          <w:color w:val="000000"/>
          <w:sz w:val="26"/>
          <w:szCs w:val="26"/>
        </w:rPr>
        <w:t xml:space="preserve"> "Физическое лицо", система генерирует и отображает в сделке ссылку для </w:t>
      </w:r>
      <w:r>
        <w:rPr>
          <w:b/>
          <w:bCs/>
          <w:color w:val="000000"/>
          <w:sz w:val="26"/>
          <w:szCs w:val="26"/>
        </w:rPr>
        <w:t xml:space="preserve">онлайн-оплаты </w:t>
      </w:r>
      <w:r>
        <w:rPr>
          <w:color w:val="000000"/>
          <w:sz w:val="26"/>
          <w:szCs w:val="26"/>
        </w:rPr>
        <w:t>на полную стоимость.</w:t>
      </w:r>
    </w:p>
    <w:p w14:paraId="00000019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23" w:name="_nbzw68qn1u0j" w:colFirst="0" w:colLast="0"/>
      <w:bookmarkEnd w:id="23"/>
      <w:r>
        <w:rPr>
          <w:color w:val="000000"/>
          <w:sz w:val="26"/>
          <w:szCs w:val="26"/>
        </w:rPr>
        <w:t>Если "Юридическое лицо", система формирует счет на оплату 100% и прикрепляет его к сделке.</w:t>
      </w:r>
    </w:p>
    <w:p w14:paraId="0000001A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24" w:name="_aqnxetanygpa" w:colFirst="0" w:colLast="0"/>
      <w:bookmarkEnd w:id="24"/>
      <w:r>
        <w:rPr>
          <w:b/>
          <w:bCs/>
          <w:color w:val="000000"/>
          <w:sz w:val="26"/>
          <w:szCs w:val="26"/>
        </w:rPr>
        <w:t>Постусловия:</w:t>
      </w:r>
      <w:r>
        <w:rPr>
          <w:color w:val="000000"/>
          <w:sz w:val="26"/>
          <w:szCs w:val="26"/>
        </w:rPr>
        <w:t xml:space="preserve"> Данные по сделке заполнены. Клиенту отправлено автоматическое подтверждение с деталями. Сделка переходит на этап контроля оплаты.</w:t>
      </w:r>
    </w:p>
    <w:p w14:paraId="0000001B" w14:textId="77777777" w:rsidR="007C55D1" w:rsidRDefault="00000000">
      <w:pPr>
        <w:spacing w:before="240" w:after="240"/>
        <w:rPr>
          <w:b/>
          <w:bCs/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Этап 4: Контроль оплаты</w:t>
      </w:r>
    </w:p>
    <w:p w14:paraId="0000001C" w14:textId="77777777" w:rsidR="007C55D1" w:rsidRDefault="00000000">
      <w:pPr>
        <w:numPr>
          <w:ilvl w:val="0"/>
          <w:numId w:val="20"/>
        </w:numPr>
        <w:spacing w:before="240"/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Предусловия:</w:t>
      </w:r>
      <w:r>
        <w:rPr>
          <w:color w:val="1155CC"/>
          <w:sz w:val="26"/>
          <w:szCs w:val="26"/>
        </w:rPr>
        <w:t xml:space="preserve"> Менеджер нажал кнопку "Забронировать" в сделке.</w:t>
      </w:r>
    </w:p>
    <w:p w14:paraId="0000001D" w14:textId="77777777" w:rsidR="007C55D1" w:rsidRDefault="00000000">
      <w:pPr>
        <w:numPr>
          <w:ilvl w:val="0"/>
          <w:numId w:val="20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Основные действия (Запуск контроля):</w:t>
      </w:r>
    </w:p>
    <w:p w14:paraId="0000001E" w14:textId="77777777" w:rsidR="007C55D1" w:rsidRDefault="00000000">
      <w:pPr>
        <w:numPr>
          <w:ilvl w:val="1"/>
          <w:numId w:val="20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системы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Запускает</w:t>
      </w:r>
      <w:proofErr w:type="gramEnd"/>
      <w:r>
        <w:rPr>
          <w:color w:val="1155CC"/>
          <w:sz w:val="26"/>
          <w:szCs w:val="26"/>
        </w:rPr>
        <w:t xml:space="preserve"> автоматический сценарий контроля на основе даты заезда и типа клиента (физ. лицо / юр. лицо), указанных в сделке.</w:t>
      </w:r>
    </w:p>
    <w:p w14:paraId="0000001F" w14:textId="77777777" w:rsidR="007C55D1" w:rsidRDefault="00000000">
      <w:pPr>
        <w:numPr>
          <w:ilvl w:val="0"/>
          <w:numId w:val="20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Альтернативные действия (Сценарии контроля):</w:t>
      </w:r>
    </w:p>
    <w:p w14:paraId="00000020" w14:textId="77777777" w:rsidR="007C55D1" w:rsidRDefault="00000000">
      <w:pPr>
        <w:numPr>
          <w:ilvl w:val="1"/>
          <w:numId w:val="20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Сценарий 1 (Контроль для физ. лица - Авансовый платеж 30%):</w:t>
      </w:r>
    </w:p>
    <w:p w14:paraId="00000021" w14:textId="77777777" w:rsidR="007C55D1" w:rsidRDefault="00000000">
      <w:pPr>
        <w:numPr>
          <w:ilvl w:val="2"/>
          <w:numId w:val="20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системы:</w:t>
      </w:r>
      <w:r>
        <w:rPr>
          <w:color w:val="1155CC"/>
          <w:sz w:val="26"/>
          <w:szCs w:val="26"/>
        </w:rPr>
        <w:t xml:space="preserve"> Система контролирует внесение аванса в размере 30%. С момента поступления аванса бронирование считается подтвержденным.</w:t>
      </w:r>
    </w:p>
    <w:p w14:paraId="00000022" w14:textId="77777777" w:rsidR="007C55D1" w:rsidRDefault="00000000">
      <w:pPr>
        <w:numPr>
          <w:ilvl w:val="2"/>
          <w:numId w:val="20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системы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Если</w:t>
      </w:r>
      <w:proofErr w:type="gramEnd"/>
      <w:r>
        <w:rPr>
          <w:color w:val="1155CC"/>
          <w:sz w:val="26"/>
          <w:szCs w:val="26"/>
        </w:rPr>
        <w:t xml:space="preserve"> до даты заезда остается менее 20 дней, но больше 7 дней, а аванс 30% не поступил, система отправляет каждый день уведомление ответственному менеджеру: "Требуется контроль аванса по сделке №...".</w:t>
      </w:r>
    </w:p>
    <w:p w14:paraId="00000023" w14:textId="77777777" w:rsidR="007C55D1" w:rsidRDefault="00000000">
      <w:pPr>
        <w:numPr>
          <w:ilvl w:val="2"/>
          <w:numId w:val="20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системы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Если</w:t>
      </w:r>
      <w:proofErr w:type="gramEnd"/>
      <w:r>
        <w:rPr>
          <w:color w:val="1155CC"/>
          <w:sz w:val="26"/>
          <w:szCs w:val="26"/>
        </w:rPr>
        <w:t xml:space="preserve"> до даты заезда остается менее 7 дней, а аванс 30% не поступил, система автоматически аннулирует бронь, переводит сделку на стадию "Отменена (нет оплаты)" и направляет клиенту SMS с текстом об аннуляции бронирования.</w:t>
      </w:r>
    </w:p>
    <w:p w14:paraId="00000024" w14:textId="77777777" w:rsidR="007C55D1" w:rsidRDefault="00000000">
      <w:pPr>
        <w:numPr>
          <w:ilvl w:val="2"/>
          <w:numId w:val="20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Важно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После</w:t>
      </w:r>
      <w:proofErr w:type="gramEnd"/>
      <w:r>
        <w:rPr>
          <w:color w:val="1155CC"/>
          <w:sz w:val="26"/>
          <w:szCs w:val="26"/>
        </w:rPr>
        <w:t xml:space="preserve"> внесения аванса 30% бронь </w:t>
      </w:r>
      <w:r>
        <w:rPr>
          <w:b/>
          <w:bCs/>
          <w:color w:val="1155CC"/>
          <w:sz w:val="26"/>
          <w:szCs w:val="26"/>
        </w:rPr>
        <w:t>не аннулируется автоматически</w:t>
      </w:r>
      <w:r>
        <w:rPr>
          <w:color w:val="1155CC"/>
          <w:sz w:val="26"/>
          <w:szCs w:val="26"/>
        </w:rPr>
        <w:t>, даже если остаток (70%) не был внесен до заезда. Предполагается, что остаток суммы клиент внесет при заселении.</w:t>
      </w:r>
    </w:p>
    <w:p w14:paraId="00000025" w14:textId="77777777" w:rsidR="007C55D1" w:rsidRDefault="00000000">
      <w:pPr>
        <w:numPr>
          <w:ilvl w:val="1"/>
          <w:numId w:val="20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Сценарий 2 (Контроль для физ. лица - срочное бронирование</w:t>
      </w:r>
      <w:proofErr w:type="gramStart"/>
      <w:r>
        <w:rPr>
          <w:b/>
          <w:bCs/>
          <w:color w:val="1155CC"/>
          <w:sz w:val="26"/>
          <w:szCs w:val="26"/>
        </w:rPr>
        <w:t>):Ы</w:t>
      </w:r>
      <w:proofErr w:type="gramEnd"/>
    </w:p>
    <w:p w14:paraId="00000026" w14:textId="77777777" w:rsidR="007C55D1" w:rsidRDefault="00000000">
      <w:pPr>
        <w:numPr>
          <w:ilvl w:val="2"/>
          <w:numId w:val="20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lastRenderedPageBreak/>
        <w:t>Действие системы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Если</w:t>
      </w:r>
      <w:proofErr w:type="gramEnd"/>
      <w:r>
        <w:rPr>
          <w:color w:val="1155CC"/>
          <w:sz w:val="26"/>
          <w:szCs w:val="26"/>
        </w:rPr>
        <w:t xml:space="preserve"> в момент создания бронирования до даты заезда изначально было менее 14 дней, система устанавливает счетчик на 24 часа для внесения оплаты (полной или аванса 30%). Если по </w:t>
      </w:r>
      <w:proofErr w:type="gramStart"/>
      <w:r>
        <w:rPr>
          <w:color w:val="1155CC"/>
          <w:sz w:val="26"/>
          <w:szCs w:val="26"/>
        </w:rPr>
        <w:t xml:space="preserve">истечении </w:t>
      </w:r>
      <w:ins w:id="25" w:author="Anonymous" w:date="2025-11-11T18:19:00Z">
        <w:r>
          <w:rPr>
            <w:color w:val="1155CC"/>
            <w:sz w:val="26"/>
            <w:szCs w:val="26"/>
          </w:rPr>
          <w:t xml:space="preserve"> </w:t>
        </w:r>
      </w:ins>
      <w:r>
        <w:rPr>
          <w:color w:val="1155CC"/>
          <w:sz w:val="26"/>
          <w:szCs w:val="26"/>
        </w:rPr>
        <w:t>72</w:t>
      </w:r>
      <w:proofErr w:type="gramEnd"/>
      <w:r>
        <w:rPr>
          <w:color w:val="1155CC"/>
          <w:sz w:val="26"/>
          <w:szCs w:val="26"/>
        </w:rPr>
        <w:t xml:space="preserve"> часов оплата не поступает, система аннулирует бронь и информирует клиента по SMS.</w:t>
      </w:r>
    </w:p>
    <w:p w14:paraId="00000027" w14:textId="77777777" w:rsidR="007C55D1" w:rsidRDefault="00000000">
      <w:pPr>
        <w:numPr>
          <w:ilvl w:val="1"/>
          <w:numId w:val="20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Сценарий 3 (Контроль для юр. лица):</w:t>
      </w:r>
    </w:p>
    <w:p w14:paraId="00000028" w14:textId="77777777" w:rsidR="007C55D1" w:rsidRDefault="00000000">
      <w:pPr>
        <w:numPr>
          <w:ilvl w:val="2"/>
          <w:numId w:val="20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системы:</w:t>
      </w:r>
      <w:r>
        <w:rPr>
          <w:color w:val="1155CC"/>
          <w:sz w:val="26"/>
          <w:szCs w:val="26"/>
        </w:rPr>
        <w:t xml:space="preserve"> Автоматический контроль и аннуляция брони для юридических лиц не применяются. Процесс контролируется менеджером вручную на основании выставленного счета и достигнутых договоренностей.</w:t>
      </w:r>
    </w:p>
    <w:p w14:paraId="00000029" w14:textId="77777777" w:rsidR="007C55D1" w:rsidRDefault="00000000">
      <w:pPr>
        <w:numPr>
          <w:ilvl w:val="2"/>
          <w:numId w:val="20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пользователя (Менеджер):</w:t>
      </w:r>
      <w:r>
        <w:rPr>
          <w:color w:val="1155CC"/>
          <w:sz w:val="26"/>
          <w:szCs w:val="26"/>
        </w:rPr>
        <w:t xml:space="preserve"> Менеджер ведет сделку в соответствии с условиями оплаты, указанными в счете, которые могут предполагать:</w:t>
      </w:r>
    </w:p>
    <w:p w14:paraId="0000002A" w14:textId="77777777" w:rsidR="007C55D1" w:rsidRDefault="00000000">
      <w:pPr>
        <w:numPr>
          <w:ilvl w:val="3"/>
          <w:numId w:val="20"/>
        </w:numPr>
        <w:rPr>
          <w:color w:val="1155CC"/>
          <w:sz w:val="26"/>
          <w:szCs w:val="26"/>
        </w:rPr>
      </w:pPr>
      <w:r>
        <w:rPr>
          <w:color w:val="1155CC"/>
          <w:sz w:val="26"/>
          <w:szCs w:val="26"/>
        </w:rPr>
        <w:t>Частичную предоплату до заезда.</w:t>
      </w:r>
    </w:p>
    <w:p w14:paraId="0000002B" w14:textId="77777777" w:rsidR="007C55D1" w:rsidRDefault="00000000">
      <w:pPr>
        <w:numPr>
          <w:ilvl w:val="3"/>
          <w:numId w:val="20"/>
        </w:numPr>
        <w:rPr>
          <w:color w:val="1155CC"/>
          <w:sz w:val="26"/>
          <w:szCs w:val="26"/>
        </w:rPr>
      </w:pPr>
      <w:r>
        <w:rPr>
          <w:color w:val="1155CC"/>
          <w:sz w:val="26"/>
          <w:szCs w:val="26"/>
        </w:rPr>
        <w:t>Полную предоплату до заезда.</w:t>
      </w:r>
    </w:p>
    <w:p w14:paraId="0000002C" w14:textId="77777777" w:rsidR="007C55D1" w:rsidRDefault="00000000">
      <w:pPr>
        <w:numPr>
          <w:ilvl w:val="3"/>
          <w:numId w:val="20"/>
        </w:numPr>
        <w:rPr>
          <w:color w:val="1155CC"/>
          <w:sz w:val="26"/>
          <w:szCs w:val="26"/>
        </w:rPr>
      </w:pPr>
      <w:r>
        <w:rPr>
          <w:color w:val="1155CC"/>
          <w:sz w:val="26"/>
          <w:szCs w:val="26"/>
        </w:rPr>
        <w:t>Постоплату (полную или частичную) после выезда гостей.</w:t>
      </w:r>
    </w:p>
    <w:p w14:paraId="0000002D" w14:textId="77777777" w:rsidR="007C55D1" w:rsidRDefault="00000000">
      <w:pPr>
        <w:numPr>
          <w:ilvl w:val="2"/>
          <w:numId w:val="20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системы:</w:t>
      </w:r>
      <w:r>
        <w:rPr>
          <w:color w:val="1155CC"/>
          <w:sz w:val="26"/>
          <w:szCs w:val="26"/>
        </w:rPr>
        <w:t xml:space="preserve"> Система может использоваться для установки задач-напоминаний менеджеру о контроле сроков оплаты по счету, но не производит автоматических действий по отмене сделки. Решение об аннуляции брони при нарушении сроков оплаты принимает менеджер.</w:t>
      </w:r>
    </w:p>
    <w:p w14:paraId="0000002E" w14:textId="77777777" w:rsidR="007C55D1" w:rsidRDefault="00000000">
      <w:pPr>
        <w:numPr>
          <w:ilvl w:val="0"/>
          <w:numId w:val="20"/>
        </w:numPr>
        <w:spacing w:after="240"/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Постусловия:</w:t>
      </w:r>
      <w:r>
        <w:rPr>
          <w:color w:val="1155CC"/>
          <w:sz w:val="26"/>
          <w:szCs w:val="26"/>
        </w:rPr>
        <w:t xml:space="preserve"> Сделка оплачена полностью или внесен аванс (для физ. и юр. лиц), и она находится в статусе "Ожидает заезда". Либо сделка закрыта как неуспешная со статусом "Отменена (нет оплаты)".</w:t>
      </w:r>
    </w:p>
    <w:p w14:paraId="0000002F" w14:textId="77777777" w:rsidR="007C55D1" w:rsidRDefault="00000000">
      <w:pPr>
        <w:spacing w:before="240" w:after="240"/>
        <w:rPr>
          <w:b/>
          <w:bCs/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Этап 5: Заселение (Check-</w:t>
      </w:r>
      <w:proofErr w:type="spellStart"/>
      <w:r>
        <w:rPr>
          <w:b/>
          <w:bCs/>
          <w:color w:val="1155CC"/>
          <w:sz w:val="26"/>
          <w:szCs w:val="26"/>
        </w:rPr>
        <w:t>in</w:t>
      </w:r>
      <w:proofErr w:type="spellEnd"/>
      <w:r>
        <w:rPr>
          <w:b/>
          <w:bCs/>
          <w:color w:val="1155CC"/>
          <w:sz w:val="26"/>
          <w:szCs w:val="26"/>
        </w:rPr>
        <w:t>)</w:t>
      </w:r>
    </w:p>
    <w:p w14:paraId="00000030" w14:textId="77777777" w:rsidR="007C55D1" w:rsidRDefault="00000000">
      <w:pPr>
        <w:numPr>
          <w:ilvl w:val="0"/>
          <w:numId w:val="22"/>
        </w:numPr>
        <w:spacing w:before="240"/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Предусловия:</w:t>
      </w:r>
      <w:r>
        <w:rPr>
          <w:color w:val="1155CC"/>
          <w:sz w:val="26"/>
          <w:szCs w:val="26"/>
        </w:rPr>
        <w:t xml:space="preserve"> Гость физически прибыл на стойку регистрации. Его сделка находится в статусе "Ожидает заезда".</w:t>
      </w:r>
    </w:p>
    <w:p w14:paraId="00000031" w14:textId="77777777" w:rsidR="007C55D1" w:rsidRDefault="00000000">
      <w:pPr>
        <w:numPr>
          <w:ilvl w:val="0"/>
          <w:numId w:val="22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Основные действия:</w:t>
      </w:r>
    </w:p>
    <w:p w14:paraId="00000032" w14:textId="77777777" w:rsidR="007C55D1" w:rsidRDefault="00000000">
      <w:pPr>
        <w:numPr>
          <w:ilvl w:val="1"/>
          <w:numId w:val="22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пользователя (Администратор)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Приветствует</w:t>
      </w:r>
      <w:proofErr w:type="gramEnd"/>
      <w:r>
        <w:rPr>
          <w:color w:val="1155CC"/>
          <w:sz w:val="26"/>
          <w:szCs w:val="26"/>
        </w:rPr>
        <w:t xml:space="preserve"> гостя и просит назвать Фамилию, Имя, Отчество.</w:t>
      </w:r>
    </w:p>
    <w:p w14:paraId="00000033" w14:textId="77777777" w:rsidR="007C55D1" w:rsidRDefault="00000000">
      <w:pPr>
        <w:numPr>
          <w:ilvl w:val="1"/>
          <w:numId w:val="22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пользователя (Администратор):</w:t>
      </w:r>
      <w:r>
        <w:rPr>
          <w:color w:val="1155CC"/>
          <w:sz w:val="26"/>
          <w:szCs w:val="26"/>
        </w:rPr>
        <w:t xml:space="preserve"> Используя глобальный поиск в Битрикс24, ищет сделку по ФИО гостя.</w:t>
      </w:r>
    </w:p>
    <w:p w14:paraId="00000034" w14:textId="77777777" w:rsidR="007C55D1" w:rsidRDefault="00000000">
      <w:pPr>
        <w:numPr>
          <w:ilvl w:val="1"/>
          <w:numId w:val="22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системы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Отображает</w:t>
      </w:r>
      <w:proofErr w:type="gramEnd"/>
      <w:r>
        <w:rPr>
          <w:color w:val="1155CC"/>
          <w:sz w:val="26"/>
          <w:szCs w:val="26"/>
        </w:rPr>
        <w:t xml:space="preserve"> найденную сделку.</w:t>
      </w:r>
    </w:p>
    <w:p w14:paraId="00000035" w14:textId="77777777" w:rsidR="007C55D1" w:rsidRDefault="00000000">
      <w:pPr>
        <w:numPr>
          <w:ilvl w:val="1"/>
          <w:numId w:val="22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lastRenderedPageBreak/>
        <w:t>Действие пользователя (Администратор)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Проверяет</w:t>
      </w:r>
      <w:proofErr w:type="gramEnd"/>
      <w:r>
        <w:rPr>
          <w:color w:val="1155CC"/>
          <w:sz w:val="26"/>
          <w:szCs w:val="26"/>
        </w:rPr>
        <w:t xml:space="preserve"> статус оплаты. Если был внесен только аванс 30% (для физ. лиц), администратор принимает оставшуюся часть оплаты.</w:t>
      </w:r>
    </w:p>
    <w:p w14:paraId="00000036" w14:textId="77777777" w:rsidR="007C55D1" w:rsidRDefault="00000000">
      <w:pPr>
        <w:numPr>
          <w:ilvl w:val="1"/>
          <w:numId w:val="22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пользователя (Администратор)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Проводит</w:t>
      </w:r>
      <w:proofErr w:type="gramEnd"/>
      <w:r>
        <w:rPr>
          <w:color w:val="1155CC"/>
          <w:sz w:val="26"/>
          <w:szCs w:val="26"/>
        </w:rPr>
        <w:t xml:space="preserve"> стандартную процедуру регистрации (проверка документов), выдает ключ от номера. После этого переводит сделку на стадию "Проживание".</w:t>
      </w:r>
    </w:p>
    <w:p w14:paraId="00000037" w14:textId="77777777" w:rsidR="007C55D1" w:rsidRDefault="00000000">
      <w:pPr>
        <w:numPr>
          <w:ilvl w:val="0"/>
          <w:numId w:val="22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Альтернативные действия:</w:t>
      </w:r>
    </w:p>
    <w:p w14:paraId="00000038" w14:textId="77777777" w:rsidR="007C55D1" w:rsidRDefault="00000000">
      <w:pPr>
        <w:numPr>
          <w:ilvl w:val="1"/>
          <w:numId w:val="22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Сценарий (Бронь не найдена по ФИО):</w:t>
      </w:r>
      <w:r>
        <w:rPr>
          <w:color w:val="1155CC"/>
          <w:sz w:val="26"/>
          <w:szCs w:val="26"/>
        </w:rPr>
        <w:t xml:space="preserve"> Администратор просит гостя уточнить написание фамилии или выполняет поиск по номеру телефона, указанному при бронировании. Если бронь найдена, переходит к основному сценарию.</w:t>
      </w:r>
    </w:p>
    <w:p w14:paraId="00000039" w14:textId="77777777" w:rsidR="007C55D1" w:rsidRDefault="00000000">
      <w:pPr>
        <w:numPr>
          <w:ilvl w:val="1"/>
          <w:numId w:val="22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Сценарий (Бронь не найдена)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Если</w:t>
      </w:r>
      <w:proofErr w:type="gramEnd"/>
      <w:r>
        <w:rPr>
          <w:color w:val="1155CC"/>
          <w:sz w:val="26"/>
          <w:szCs w:val="26"/>
        </w:rPr>
        <w:t xml:space="preserve"> бронь не найдена ни по одному из параметров, администратор действует по инструкции для гостей без бронирования, создавая новую сделку "от стойки".</w:t>
      </w:r>
    </w:p>
    <w:p w14:paraId="0000003A" w14:textId="77777777" w:rsidR="007C55D1" w:rsidRDefault="00000000">
      <w:pPr>
        <w:numPr>
          <w:ilvl w:val="0"/>
          <w:numId w:val="22"/>
        </w:numPr>
        <w:spacing w:after="240"/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Постусловия:</w:t>
      </w:r>
      <w:r>
        <w:rPr>
          <w:color w:val="1155CC"/>
          <w:sz w:val="26"/>
          <w:szCs w:val="26"/>
        </w:rPr>
        <w:t xml:space="preserve"> Гость успешно идентифицирован, произвел полный расчет (если требовалось) и заселен. Сделка переведена на стадию "Проживание".</w:t>
      </w:r>
    </w:p>
    <w:p w14:paraId="0000003B" w14:textId="77777777" w:rsidR="007C55D1" w:rsidRDefault="00000000">
      <w:pPr>
        <w:spacing w:before="240" w:after="240"/>
        <w:rPr>
          <w:b/>
          <w:bCs/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Этап 6: Проживание и Выезд (Check-</w:t>
      </w:r>
      <w:proofErr w:type="spellStart"/>
      <w:r>
        <w:rPr>
          <w:b/>
          <w:bCs/>
          <w:color w:val="1155CC"/>
          <w:sz w:val="26"/>
          <w:szCs w:val="26"/>
        </w:rPr>
        <w:t>out</w:t>
      </w:r>
      <w:proofErr w:type="spellEnd"/>
      <w:r>
        <w:rPr>
          <w:b/>
          <w:bCs/>
          <w:color w:val="1155CC"/>
          <w:sz w:val="26"/>
          <w:szCs w:val="26"/>
        </w:rPr>
        <w:t>)</w:t>
      </w:r>
    </w:p>
    <w:p w14:paraId="0000003C" w14:textId="77777777" w:rsidR="007C55D1" w:rsidRDefault="00000000">
      <w:pPr>
        <w:spacing w:before="240" w:after="240"/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Предусловия:</w:t>
      </w:r>
      <w:r>
        <w:rPr>
          <w:color w:val="1155CC"/>
          <w:sz w:val="26"/>
          <w:szCs w:val="26"/>
        </w:rPr>
        <w:t xml:space="preserve"> Сделка находится на стадии "Проживание". Гость подходит на стойку регистрации для выезда.</w:t>
      </w:r>
    </w:p>
    <w:p w14:paraId="0000003D" w14:textId="77777777" w:rsidR="007C55D1" w:rsidRDefault="00000000">
      <w:pPr>
        <w:pStyle w:val="4"/>
        <w:keepNext w:val="0"/>
        <w:keepLines w:val="0"/>
        <w:spacing w:before="240" w:after="40"/>
        <w:ind w:left="720" w:hanging="360"/>
        <w:rPr>
          <w:b/>
          <w:bCs/>
          <w:color w:val="1155CC"/>
          <w:sz w:val="26"/>
          <w:szCs w:val="26"/>
        </w:rPr>
      </w:pPr>
      <w:bookmarkStart w:id="26" w:name="_ikhq7eoh47zf" w:colFirst="0" w:colLast="0"/>
      <w:bookmarkEnd w:id="26"/>
      <w:r>
        <w:rPr>
          <w:b/>
          <w:bCs/>
          <w:color w:val="1155CC"/>
          <w:sz w:val="26"/>
          <w:szCs w:val="26"/>
        </w:rPr>
        <w:t>Основной сценарий: Выезд в плановую дату</w:t>
      </w:r>
    </w:p>
    <w:p w14:paraId="0000003E" w14:textId="77777777" w:rsidR="007C55D1" w:rsidRDefault="00000000">
      <w:pPr>
        <w:numPr>
          <w:ilvl w:val="0"/>
          <w:numId w:val="28"/>
        </w:numPr>
        <w:spacing w:before="240"/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пользователя (Администратор)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Открывает</w:t>
      </w:r>
      <w:proofErr w:type="gramEnd"/>
      <w:r>
        <w:rPr>
          <w:color w:val="1155CC"/>
          <w:sz w:val="26"/>
          <w:szCs w:val="26"/>
        </w:rPr>
        <w:t xml:space="preserve"> основную сделку бронирования гостя.</w:t>
      </w:r>
    </w:p>
    <w:p w14:paraId="0000003F" w14:textId="77777777" w:rsidR="007C55D1" w:rsidRDefault="00000000">
      <w:pPr>
        <w:numPr>
          <w:ilvl w:val="0"/>
          <w:numId w:val="28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системы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Отображает</w:t>
      </w:r>
      <w:proofErr w:type="gramEnd"/>
      <w:r>
        <w:rPr>
          <w:color w:val="1155CC"/>
          <w:sz w:val="26"/>
          <w:szCs w:val="26"/>
        </w:rPr>
        <w:t xml:space="preserve"> администратору все привязанные к основной сделке неоплаченные дочерние сделки по дополнительным услугам.</w:t>
      </w:r>
    </w:p>
    <w:p w14:paraId="00000040" w14:textId="77777777" w:rsidR="007C55D1" w:rsidRDefault="00000000">
      <w:pPr>
        <w:numPr>
          <w:ilvl w:val="0"/>
          <w:numId w:val="28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пользователя (Администратор)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Проверяет</w:t>
      </w:r>
      <w:proofErr w:type="gramEnd"/>
      <w:r>
        <w:rPr>
          <w:color w:val="1155CC"/>
          <w:sz w:val="26"/>
          <w:szCs w:val="26"/>
        </w:rPr>
        <w:t xml:space="preserve"> наличие неоплаченных услуг. В зависимости от типа клиента и условий договора:</w:t>
      </w:r>
    </w:p>
    <w:p w14:paraId="00000041" w14:textId="77777777" w:rsidR="007C55D1" w:rsidRDefault="00000000">
      <w:pPr>
        <w:numPr>
          <w:ilvl w:val="1"/>
          <w:numId w:val="28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Для физ. лиц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Формирует</w:t>
      </w:r>
      <w:proofErr w:type="gramEnd"/>
      <w:r>
        <w:rPr>
          <w:color w:val="1155CC"/>
          <w:sz w:val="26"/>
          <w:szCs w:val="26"/>
        </w:rPr>
        <w:t xml:space="preserve"> итоговый счет, включающий проживание и все дополнительные услуги, и принимает финальную оплату от гостя. После получения оплаты переводит сделку в статус "Сделка успешна".</w:t>
      </w:r>
    </w:p>
    <w:p w14:paraId="00000042" w14:textId="77777777" w:rsidR="007C55D1" w:rsidRDefault="00000000">
      <w:pPr>
        <w:numPr>
          <w:ilvl w:val="1"/>
          <w:numId w:val="28"/>
        </w:numPr>
        <w:spacing w:after="240"/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Для юр. лиц с постоплатой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Формирует</w:t>
      </w:r>
      <w:proofErr w:type="gramEnd"/>
      <w:r>
        <w:rPr>
          <w:color w:val="1155CC"/>
          <w:sz w:val="26"/>
          <w:szCs w:val="26"/>
        </w:rPr>
        <w:t xml:space="preserve"> итоговый акт и счет для последующей отправки клиенту. Администратор </w:t>
      </w:r>
      <w:r>
        <w:rPr>
          <w:color w:val="1155CC"/>
          <w:sz w:val="26"/>
          <w:szCs w:val="26"/>
        </w:rPr>
        <w:lastRenderedPageBreak/>
        <w:t>переводит сделку не в "Сделка успешна", а на специальную стадию "Ожидает финальной оплаты (Постоплата)". Ответственный менеджер получает счет, отправляет его клиенту и контролирует поступление денег. Только после подтверждения получения 100% средств менеджер вручную переводит сделку в финальный успешный статус "Сделка успешна".</w:t>
      </w:r>
    </w:p>
    <w:p w14:paraId="00000043" w14:textId="77777777" w:rsidR="007C55D1" w:rsidRDefault="00000000">
      <w:pPr>
        <w:pStyle w:val="4"/>
        <w:keepNext w:val="0"/>
        <w:keepLines w:val="0"/>
        <w:spacing w:before="240" w:after="40"/>
        <w:ind w:left="720" w:hanging="360"/>
        <w:rPr>
          <w:b/>
          <w:bCs/>
          <w:color w:val="1155CC"/>
          <w:sz w:val="26"/>
          <w:szCs w:val="26"/>
        </w:rPr>
      </w:pPr>
      <w:bookmarkStart w:id="27" w:name="_k0uc782t4zsh" w:colFirst="0" w:colLast="0"/>
      <w:bookmarkEnd w:id="27"/>
      <w:r>
        <w:rPr>
          <w:b/>
          <w:bCs/>
          <w:color w:val="1155CC"/>
          <w:sz w:val="26"/>
          <w:szCs w:val="26"/>
        </w:rPr>
        <w:t>Альтернативный сценарий: Досрочный выезд</w:t>
      </w:r>
    </w:p>
    <w:p w14:paraId="00000044" w14:textId="77777777" w:rsidR="007C55D1" w:rsidRDefault="00000000">
      <w:pPr>
        <w:numPr>
          <w:ilvl w:val="0"/>
          <w:numId w:val="19"/>
        </w:numPr>
        <w:spacing w:before="240"/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пользователя (Администратор)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При</w:t>
      </w:r>
      <w:proofErr w:type="gramEnd"/>
      <w:r>
        <w:rPr>
          <w:color w:val="1155CC"/>
          <w:sz w:val="26"/>
          <w:szCs w:val="26"/>
        </w:rPr>
        <w:t xml:space="preserve"> обращении гостя для выезда администратор фиксирует, что выезд является досрочным (дата выезда раньше плановой).</w:t>
      </w:r>
    </w:p>
    <w:p w14:paraId="00000045" w14:textId="77777777" w:rsidR="007C55D1" w:rsidRDefault="00000000">
      <w:pPr>
        <w:numPr>
          <w:ilvl w:val="0"/>
          <w:numId w:val="19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системы:</w:t>
      </w:r>
      <w:r>
        <w:rPr>
          <w:color w:val="1155CC"/>
          <w:sz w:val="26"/>
          <w:szCs w:val="26"/>
        </w:rPr>
        <w:t xml:space="preserve"> </w:t>
      </w:r>
      <w:r>
        <w:rPr>
          <w:color w:val="1155CC"/>
          <w:sz w:val="26"/>
          <w:szCs w:val="26"/>
          <w:shd w:val="clear" w:color="auto" w:fill="FCE5CD"/>
        </w:rPr>
        <w:t>Система автоматически пересчитывает итоговую стоимость проживания с учетом фактического количества ночей.</w:t>
      </w:r>
      <w:r>
        <w:rPr>
          <w:color w:val="1155CC"/>
          <w:sz w:val="26"/>
          <w:szCs w:val="26"/>
        </w:rPr>
        <w:t xml:space="preserve"> Перерасчет производится согласно тарифной политике отеля для случаев досрочного выезда (например, с удержанием штрафа в размере стоимости одной ночи или без него).</w:t>
      </w:r>
    </w:p>
    <w:p w14:paraId="00000046" w14:textId="77777777" w:rsidR="007C55D1" w:rsidRDefault="00000000">
      <w:pPr>
        <w:numPr>
          <w:ilvl w:val="0"/>
          <w:numId w:val="19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системы:</w:t>
      </w:r>
      <w:r>
        <w:rPr>
          <w:color w:val="1155CC"/>
          <w:sz w:val="26"/>
          <w:szCs w:val="26"/>
        </w:rPr>
        <w:t xml:space="preserve"> Система отображает администратору обновленный итоговый баланс по сделке: сумму к возврату гостю или сумму к доплате. Одновременно система отображает все неоплаченные дочерние сделки по дополнительным услугам, которые прибавляются к итоговому расчету.</w:t>
      </w:r>
    </w:p>
    <w:p w14:paraId="00000047" w14:textId="77777777" w:rsidR="007C55D1" w:rsidRDefault="00000000">
      <w:pPr>
        <w:numPr>
          <w:ilvl w:val="0"/>
          <w:numId w:val="19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системы:</w:t>
      </w:r>
      <w:r>
        <w:rPr>
          <w:color w:val="1155CC"/>
          <w:sz w:val="26"/>
          <w:szCs w:val="26"/>
        </w:rPr>
        <w:t xml:space="preserve"> Система фиксирует в сделке признак "Досрочный выезд" и сохраняет как плановую, так и фактическую дату выезда для последующего анализа.</w:t>
      </w:r>
    </w:p>
    <w:p w14:paraId="00000048" w14:textId="77777777" w:rsidR="007C55D1" w:rsidRDefault="00000000">
      <w:pPr>
        <w:numPr>
          <w:ilvl w:val="0"/>
          <w:numId w:val="19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пользователя (Администратор)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Формирует</w:t>
      </w:r>
      <w:proofErr w:type="gramEnd"/>
      <w:r>
        <w:rPr>
          <w:color w:val="1155CC"/>
          <w:sz w:val="26"/>
          <w:szCs w:val="26"/>
        </w:rPr>
        <w:t xml:space="preserve"> финальный расчетный документ.</w:t>
      </w:r>
    </w:p>
    <w:p w14:paraId="00000049" w14:textId="77777777" w:rsidR="007C55D1" w:rsidRDefault="00000000">
      <w:pPr>
        <w:numPr>
          <w:ilvl w:val="1"/>
          <w:numId w:val="19"/>
        </w:numPr>
        <w:rPr>
          <w:color w:val="1155CC"/>
          <w:sz w:val="26"/>
          <w:szCs w:val="26"/>
        </w:rPr>
      </w:pPr>
      <w:r>
        <w:rPr>
          <w:color w:val="1155CC"/>
          <w:sz w:val="26"/>
          <w:szCs w:val="26"/>
        </w:rPr>
        <w:t>При наличии суммы к возврату, администратор формирует документ на возврат денежных средств и производит возврат гостю.</w:t>
      </w:r>
    </w:p>
    <w:p w14:paraId="0000004A" w14:textId="77777777" w:rsidR="007C55D1" w:rsidRDefault="00000000">
      <w:pPr>
        <w:numPr>
          <w:ilvl w:val="1"/>
          <w:numId w:val="19"/>
        </w:numPr>
        <w:rPr>
          <w:color w:val="1155CC"/>
          <w:sz w:val="26"/>
          <w:szCs w:val="26"/>
        </w:rPr>
      </w:pPr>
      <w:r>
        <w:rPr>
          <w:color w:val="1155CC"/>
          <w:sz w:val="26"/>
          <w:szCs w:val="26"/>
        </w:rPr>
        <w:t>При необходимости финальной доплаты, принимает ее от гостя.</w:t>
      </w:r>
    </w:p>
    <w:p w14:paraId="0000004B" w14:textId="77777777" w:rsidR="007C55D1" w:rsidRDefault="00000000">
      <w:pPr>
        <w:numPr>
          <w:ilvl w:val="0"/>
          <w:numId w:val="19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пользователя (Администратор)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После</w:t>
      </w:r>
      <w:proofErr w:type="gramEnd"/>
      <w:r>
        <w:rPr>
          <w:color w:val="1155CC"/>
          <w:sz w:val="26"/>
          <w:szCs w:val="26"/>
        </w:rPr>
        <w:t xml:space="preserve"> проведения всех расчетов переводит сделку в соответствующий финальный статус ("Сделка успешна" или "Ожидает финальной оплаты (Постоплата)") аналогично основному сценарию.</w:t>
      </w:r>
    </w:p>
    <w:p w14:paraId="0000004C" w14:textId="77777777" w:rsidR="007C55D1" w:rsidRDefault="007C55D1">
      <w:pPr>
        <w:numPr>
          <w:ilvl w:val="0"/>
          <w:numId w:val="10"/>
        </w:numPr>
        <w:spacing w:after="240"/>
        <w:rPr>
          <w:b/>
          <w:bCs/>
          <w:color w:val="1155CC"/>
          <w:sz w:val="26"/>
          <w:szCs w:val="26"/>
        </w:rPr>
      </w:pPr>
    </w:p>
    <w:p w14:paraId="0000013F" w14:textId="77777777" w:rsidR="007C55D1" w:rsidRPr="00A46885" w:rsidRDefault="007C55D1">
      <w:pPr>
        <w:rPr>
          <w:strike/>
          <w:lang w:val="ru-RU"/>
        </w:rPr>
      </w:pPr>
    </w:p>
    <w:sectPr w:rsidR="007C55D1" w:rsidRPr="00A4688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DFC6C5B9-74F9-4BD0-B308-F8B73C20C77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A385790-270A-4D44-AB63-9D9AB58D62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D4C"/>
    <w:multiLevelType w:val="multilevel"/>
    <w:tmpl w:val="926227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AD5C00"/>
    <w:multiLevelType w:val="multilevel"/>
    <w:tmpl w:val="458EE8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3E4BF4"/>
    <w:multiLevelType w:val="multilevel"/>
    <w:tmpl w:val="1A28B7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1D3163"/>
    <w:multiLevelType w:val="multilevel"/>
    <w:tmpl w:val="CE0C5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B9654E"/>
    <w:multiLevelType w:val="multilevel"/>
    <w:tmpl w:val="4E80DC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C05CC2"/>
    <w:multiLevelType w:val="multilevel"/>
    <w:tmpl w:val="AD9021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5CF6A57"/>
    <w:multiLevelType w:val="multilevel"/>
    <w:tmpl w:val="C72099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88F62AE"/>
    <w:multiLevelType w:val="multilevel"/>
    <w:tmpl w:val="D37E11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95B6223"/>
    <w:multiLevelType w:val="multilevel"/>
    <w:tmpl w:val="4FAA7E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DD108BA"/>
    <w:multiLevelType w:val="multilevel"/>
    <w:tmpl w:val="12327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014461E"/>
    <w:multiLevelType w:val="multilevel"/>
    <w:tmpl w:val="626081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29737B9"/>
    <w:multiLevelType w:val="multilevel"/>
    <w:tmpl w:val="011025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D6D5DE9"/>
    <w:multiLevelType w:val="multilevel"/>
    <w:tmpl w:val="21A64E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3E0513A"/>
    <w:multiLevelType w:val="multilevel"/>
    <w:tmpl w:val="E2EAB4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72B356D"/>
    <w:multiLevelType w:val="multilevel"/>
    <w:tmpl w:val="CDA490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BF565B4"/>
    <w:multiLevelType w:val="multilevel"/>
    <w:tmpl w:val="04603A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C6D65A4"/>
    <w:multiLevelType w:val="multilevel"/>
    <w:tmpl w:val="1832A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F8E75B7"/>
    <w:multiLevelType w:val="multilevel"/>
    <w:tmpl w:val="63FC1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B4A2286"/>
    <w:multiLevelType w:val="multilevel"/>
    <w:tmpl w:val="29EC89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50027CF"/>
    <w:multiLevelType w:val="multilevel"/>
    <w:tmpl w:val="CF4C2B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97E7C57"/>
    <w:multiLevelType w:val="multilevel"/>
    <w:tmpl w:val="C8D87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A496F9C"/>
    <w:multiLevelType w:val="multilevel"/>
    <w:tmpl w:val="F7F651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B330EC0"/>
    <w:multiLevelType w:val="multilevel"/>
    <w:tmpl w:val="04A472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10551A9"/>
    <w:multiLevelType w:val="multilevel"/>
    <w:tmpl w:val="3322E6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271437C"/>
    <w:multiLevelType w:val="multilevel"/>
    <w:tmpl w:val="3D5C6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C7A630D"/>
    <w:multiLevelType w:val="multilevel"/>
    <w:tmpl w:val="88D49E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72213DB"/>
    <w:multiLevelType w:val="multilevel"/>
    <w:tmpl w:val="B84CE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7BB0EBC"/>
    <w:multiLevelType w:val="multilevel"/>
    <w:tmpl w:val="E89081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CED5697"/>
    <w:multiLevelType w:val="multilevel"/>
    <w:tmpl w:val="66BE1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3355059">
    <w:abstractNumId w:val="0"/>
  </w:num>
  <w:num w:numId="2" w16cid:durableId="977341855">
    <w:abstractNumId w:val="2"/>
  </w:num>
  <w:num w:numId="3" w16cid:durableId="1082533264">
    <w:abstractNumId w:val="11"/>
  </w:num>
  <w:num w:numId="4" w16cid:durableId="2052874430">
    <w:abstractNumId w:val="26"/>
  </w:num>
  <w:num w:numId="5" w16cid:durableId="1314874007">
    <w:abstractNumId w:val="7"/>
  </w:num>
  <w:num w:numId="6" w16cid:durableId="773398180">
    <w:abstractNumId w:val="8"/>
  </w:num>
  <w:num w:numId="7" w16cid:durableId="1484733959">
    <w:abstractNumId w:val="22"/>
  </w:num>
  <w:num w:numId="8" w16cid:durableId="810290404">
    <w:abstractNumId w:val="3"/>
  </w:num>
  <w:num w:numId="9" w16cid:durableId="413359347">
    <w:abstractNumId w:val="20"/>
  </w:num>
  <w:num w:numId="10" w16cid:durableId="661663546">
    <w:abstractNumId w:val="12"/>
  </w:num>
  <w:num w:numId="11" w16cid:durableId="1852143920">
    <w:abstractNumId w:val="17"/>
  </w:num>
  <w:num w:numId="12" w16cid:durableId="433980596">
    <w:abstractNumId w:val="6"/>
  </w:num>
  <w:num w:numId="13" w16cid:durableId="385374759">
    <w:abstractNumId w:val="21"/>
  </w:num>
  <w:num w:numId="14" w16cid:durableId="536430700">
    <w:abstractNumId w:val="25"/>
  </w:num>
  <w:num w:numId="15" w16cid:durableId="825972598">
    <w:abstractNumId w:val="18"/>
  </w:num>
  <w:num w:numId="16" w16cid:durableId="527987504">
    <w:abstractNumId w:val="24"/>
  </w:num>
  <w:num w:numId="17" w16cid:durableId="2118669988">
    <w:abstractNumId w:val="27"/>
  </w:num>
  <w:num w:numId="18" w16cid:durableId="1228734500">
    <w:abstractNumId w:val="4"/>
  </w:num>
  <w:num w:numId="19" w16cid:durableId="918296412">
    <w:abstractNumId w:val="1"/>
  </w:num>
  <w:num w:numId="20" w16cid:durableId="1432894221">
    <w:abstractNumId w:val="16"/>
  </w:num>
  <w:num w:numId="21" w16cid:durableId="1936280941">
    <w:abstractNumId w:val="14"/>
  </w:num>
  <w:num w:numId="22" w16cid:durableId="1502816378">
    <w:abstractNumId w:val="10"/>
  </w:num>
  <w:num w:numId="23" w16cid:durableId="1790780763">
    <w:abstractNumId w:val="9"/>
  </w:num>
  <w:num w:numId="24" w16cid:durableId="873613232">
    <w:abstractNumId w:val="15"/>
  </w:num>
  <w:num w:numId="25" w16cid:durableId="285505583">
    <w:abstractNumId w:val="5"/>
  </w:num>
  <w:num w:numId="26" w16cid:durableId="267545821">
    <w:abstractNumId w:val="28"/>
  </w:num>
  <w:num w:numId="27" w16cid:durableId="1477189275">
    <w:abstractNumId w:val="13"/>
  </w:num>
  <w:num w:numId="28" w16cid:durableId="1739983479">
    <w:abstractNumId w:val="19"/>
  </w:num>
  <w:num w:numId="29" w16cid:durableId="138525092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5D1"/>
    <w:rsid w:val="007C55D1"/>
    <w:rsid w:val="00A46885"/>
    <w:rsid w:val="00BB2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0A464"/>
  <w15:docId w15:val="{B722D2C2-9343-4C36-B01C-244F62D4D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1425</Words>
  <Characters>8126</Characters>
  <Application>Microsoft Office Word</Application>
  <DocSecurity>0</DocSecurity>
  <Lines>67</Lines>
  <Paragraphs>19</Paragraphs>
  <ScaleCrop>false</ScaleCrop>
  <Company/>
  <LinksUpToDate>false</LinksUpToDate>
  <CharactersWithSpaces>9532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Andrei Dm88</cp:lastModifiedBy>
  <cp:revision>2</cp:revision>
  <dcterms:created xsi:type="dcterms:W3CDTF">2026-02-17T10:15:00Z</dcterms:created>
  <dcterms:modified xsi:type="dcterms:W3CDTF">2026-02-17T10:16:00Z</dcterms:modified>
</cp:coreProperties>
</file>