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C380" w14:textId="77777777" w:rsidR="00A3641B" w:rsidRDefault="00000000">
      <w:pPr>
        <w:shd w:val="clear" w:color="auto" w:fill="FFFFFF"/>
        <w:spacing w:after="200" w:line="428" w:lineRule="auto"/>
        <w:jc w:val="center"/>
        <w:rPr>
          <w:rFonts w:ascii="Roboto" w:eastAsia="Roboto" w:hAnsi="Roboto" w:cs="Roboto"/>
          <w:b/>
          <w:color w:val="1155CC"/>
          <w:sz w:val="40"/>
          <w:szCs w:val="40"/>
        </w:rPr>
      </w:pPr>
      <w:r>
        <w:rPr>
          <w:rFonts w:ascii="Roboto" w:eastAsia="Roboto" w:hAnsi="Roboto" w:cs="Roboto"/>
          <w:b/>
          <w:color w:val="1155CC"/>
          <w:sz w:val="40"/>
          <w:szCs w:val="40"/>
        </w:rPr>
        <w:t>Драфт требований</w:t>
      </w:r>
    </w:p>
    <w:p w14:paraId="0571DFDE" w14:textId="77777777" w:rsidR="00A3641B" w:rsidRDefault="00A3641B">
      <w:pPr>
        <w:shd w:val="clear" w:color="auto" w:fill="FFFFFF"/>
        <w:spacing w:after="200" w:line="428" w:lineRule="auto"/>
        <w:jc w:val="center"/>
        <w:rPr>
          <w:rFonts w:ascii="Roboto" w:eastAsia="Roboto" w:hAnsi="Roboto" w:cs="Roboto"/>
          <w:color w:val="404040"/>
          <w:sz w:val="24"/>
          <w:szCs w:val="24"/>
        </w:rPr>
      </w:pPr>
    </w:p>
    <w:p w14:paraId="7CA5FD5E" w14:textId="77777777" w:rsidR="00A3641B" w:rsidRDefault="00A3641B">
      <w:pPr>
        <w:shd w:val="clear" w:color="auto" w:fill="FFFFFF"/>
        <w:spacing w:after="200" w:line="428" w:lineRule="auto"/>
        <w:jc w:val="center"/>
        <w:rPr>
          <w:rFonts w:ascii="Roboto" w:eastAsia="Roboto" w:hAnsi="Roboto" w:cs="Roboto"/>
          <w:color w:val="404040"/>
          <w:sz w:val="24"/>
          <w:szCs w:val="24"/>
        </w:rPr>
      </w:pPr>
    </w:p>
    <w:p w14:paraId="06F6086C" w14:textId="77777777" w:rsidR="00A3641B" w:rsidRDefault="00A3641B">
      <w:pPr>
        <w:shd w:val="clear" w:color="auto" w:fill="FFFFFF"/>
        <w:spacing w:after="200" w:line="428" w:lineRule="auto"/>
        <w:jc w:val="center"/>
        <w:rPr>
          <w:rFonts w:ascii="Roboto" w:eastAsia="Roboto" w:hAnsi="Roboto" w:cs="Roboto"/>
          <w:color w:val="404040"/>
          <w:sz w:val="24"/>
          <w:szCs w:val="24"/>
        </w:rPr>
      </w:pPr>
    </w:p>
    <w:p w14:paraId="27ADC1B8" w14:textId="77777777" w:rsidR="00A3641B" w:rsidRDefault="00000000">
      <w:pPr>
        <w:shd w:val="clear" w:color="auto" w:fill="FFFFFF"/>
        <w:spacing w:after="200" w:line="428" w:lineRule="auto"/>
        <w:rPr>
          <w:rFonts w:ascii="Roboto" w:eastAsia="Roboto" w:hAnsi="Roboto" w:cs="Roboto"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Объект автоматизации</w:t>
      </w:r>
      <w:r>
        <w:rPr>
          <w:rFonts w:ascii="Roboto" w:eastAsia="Roboto" w:hAnsi="Roboto" w:cs="Roboto"/>
          <w:color w:val="404040"/>
          <w:sz w:val="24"/>
          <w:szCs w:val="24"/>
        </w:rPr>
        <w:t>: процесс трудоустройства сотрудника</w:t>
      </w:r>
      <w:r>
        <w:rPr>
          <w:rFonts w:ascii="Roboto" w:eastAsia="Roboto" w:hAnsi="Roboto" w:cs="Roboto"/>
          <w:color w:val="404040"/>
          <w:sz w:val="24"/>
          <w:szCs w:val="24"/>
        </w:rPr>
        <w:br/>
        <w:t>Документы для трудоустройства в общепит (РФ):</w:t>
      </w:r>
      <w:ins w:id="0" w:author="Sofiya Smurova" w:date="2025-07-04T13:43:00Z">
        <w:r>
          <w:rPr>
            <w:rFonts w:ascii="Roboto" w:eastAsia="Roboto" w:hAnsi="Roboto" w:cs="Roboto"/>
            <w:color w:val="404040"/>
            <w:sz w:val="24"/>
            <w:szCs w:val="24"/>
          </w:rPr>
          <w:t>документы</w:t>
        </w:r>
      </w:ins>
    </w:p>
    <w:p w14:paraId="4FED894F" w14:textId="77777777" w:rsidR="00A3641B" w:rsidRDefault="00000000">
      <w:pPr>
        <w:numPr>
          <w:ilvl w:val="0"/>
          <w:numId w:val="2"/>
        </w:numPr>
        <w:shd w:val="clear" w:color="auto" w:fill="FFFFFF"/>
        <w:spacing w:before="200"/>
      </w:pPr>
      <w:r>
        <w:rPr>
          <w:rFonts w:ascii="Roboto" w:eastAsia="Roboto" w:hAnsi="Roboto" w:cs="Roboto"/>
          <w:color w:val="404040"/>
          <w:sz w:val="24"/>
          <w:szCs w:val="24"/>
        </w:rPr>
        <w:t>Паспорт гражданина (2-3-4-5 страницы).</w:t>
      </w:r>
    </w:p>
    <w:p w14:paraId="66B970E4" w14:textId="77777777" w:rsidR="00A3641B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Трудовая книжка (трудовая книжка ведется в бумажном виде).</w:t>
      </w:r>
    </w:p>
    <w:p w14:paraId="732CC8D2" w14:textId="77777777" w:rsidR="00A3641B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СНИЛС номер.</w:t>
      </w:r>
    </w:p>
    <w:p w14:paraId="18211302" w14:textId="77777777" w:rsidR="00A3641B" w:rsidRDefault="00000000">
      <w:pPr>
        <w:numPr>
          <w:ilvl w:val="0"/>
          <w:numId w:val="2"/>
        </w:numPr>
        <w:shd w:val="clear" w:color="auto" w:fill="FFFFFF"/>
        <w:rPr>
          <w:rFonts w:ascii="Roboto" w:eastAsia="Roboto" w:hAnsi="Roboto" w:cs="Roboto"/>
          <w:color w:val="404040"/>
          <w:sz w:val="24"/>
          <w:szCs w:val="24"/>
        </w:rPr>
      </w:pPr>
      <w:r>
        <w:rPr>
          <w:rFonts w:ascii="Roboto" w:eastAsia="Roboto" w:hAnsi="Roboto" w:cs="Roboto"/>
          <w:color w:val="404040"/>
          <w:sz w:val="24"/>
          <w:szCs w:val="24"/>
        </w:rPr>
        <w:t>Сведение о трудовой деятельности (выписка из гос.услуг)</w:t>
      </w:r>
    </w:p>
    <w:p w14:paraId="47E2EACC" w14:textId="77777777" w:rsidR="00A3641B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ИНН номер.</w:t>
      </w:r>
    </w:p>
    <w:p w14:paraId="6756815A" w14:textId="77777777" w:rsidR="00A3641B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Адрес фактического проживания</w:t>
      </w:r>
    </w:p>
    <w:p w14:paraId="7CAD5373" w14:textId="77777777" w:rsidR="00A3641B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Номер телефона.</w:t>
      </w:r>
    </w:p>
    <w:p w14:paraId="2067695A" w14:textId="77777777" w:rsidR="00A3641B" w:rsidRDefault="00000000">
      <w:pPr>
        <w:numPr>
          <w:ilvl w:val="0"/>
          <w:numId w:val="2"/>
        </w:numPr>
        <w:shd w:val="clear" w:color="auto" w:fill="FFFFFF"/>
        <w:spacing w:after="200"/>
      </w:pPr>
      <w:r>
        <w:rPr>
          <w:rFonts w:ascii="Roboto" w:eastAsia="Roboto" w:hAnsi="Roboto" w:cs="Roboto"/>
          <w:color w:val="404040"/>
          <w:sz w:val="24"/>
          <w:szCs w:val="24"/>
        </w:rPr>
        <w:t>Реквизиты банковской карты</w:t>
      </w:r>
    </w:p>
    <w:p w14:paraId="3A415DDD" w14:textId="77777777" w:rsidR="00A3641B" w:rsidRDefault="00A3641B">
      <w:pPr>
        <w:shd w:val="clear" w:color="auto" w:fill="FFFFFF"/>
        <w:spacing w:before="260" w:after="200"/>
        <w:rPr>
          <w:rFonts w:ascii="Roboto" w:eastAsia="Roboto" w:hAnsi="Roboto" w:cs="Roboto"/>
          <w:color w:val="404040"/>
          <w:sz w:val="24"/>
          <w:szCs w:val="24"/>
        </w:rPr>
      </w:pPr>
    </w:p>
    <w:p w14:paraId="78BABBA7" w14:textId="77777777" w:rsidR="00A3641B" w:rsidRDefault="00000000">
      <w:pPr>
        <w:shd w:val="clear" w:color="auto" w:fill="FFFFFF"/>
        <w:spacing w:before="200" w:after="200" w:line="428" w:lineRule="auto"/>
        <w:rPr>
          <w:rFonts w:ascii="Roboto" w:eastAsia="Roboto" w:hAnsi="Roboto" w:cs="Roboto"/>
          <w:b/>
          <w:color w:val="404040"/>
          <w:sz w:val="24"/>
          <w:szCs w:val="24"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Шаги Бизнес-Процесса "Прием Сотрудника":</w:t>
      </w:r>
    </w:p>
    <w:p w14:paraId="2EBDE3BD" w14:textId="77777777" w:rsidR="00A3641B" w:rsidRDefault="00000000">
      <w:pPr>
        <w:numPr>
          <w:ilvl w:val="0"/>
          <w:numId w:val="1"/>
        </w:numPr>
        <w:shd w:val="clear" w:color="auto" w:fill="FFFFFF"/>
        <w:spacing w:before="200"/>
      </w:pP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Пользователь: 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Руководитель ресторана нажимает кнопку 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"Принять сотрудника"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в системе.</w:t>
      </w:r>
      <w:r>
        <w:rPr>
          <w:rFonts w:ascii="Roboto" w:eastAsia="Roboto" w:hAnsi="Roboto" w:cs="Roboto"/>
          <w:color w:val="404040"/>
          <w:sz w:val="24"/>
          <w:szCs w:val="24"/>
        </w:rPr>
        <w:br/>
        <w:t>Вводит ФИО и должность нового сотрудника + ЮР лицо (куда трудоустраиваем)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b/>
          <w:color w:val="404040"/>
          <w:sz w:val="24"/>
          <w:szCs w:val="24"/>
        </w:rPr>
        <w:t>Система: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Создает новую заявку на прием.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 xml:space="preserve">Переходит на первый шаг процесса - 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"Сбор документов".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</w:p>
    <w:p w14:paraId="45D69D0E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Пользователь: </w:t>
      </w:r>
      <w:r>
        <w:rPr>
          <w:rFonts w:ascii="Roboto" w:eastAsia="Roboto" w:hAnsi="Roboto" w:cs="Roboto"/>
          <w:color w:val="404040"/>
          <w:sz w:val="24"/>
          <w:szCs w:val="24"/>
        </w:rPr>
        <w:t>Система автоматически отображает экран со списком необходимых документов (на основе списка выше).</w:t>
      </w:r>
      <w:r>
        <w:rPr>
          <w:rFonts w:ascii="Roboto" w:eastAsia="Roboto" w:hAnsi="Roboto" w:cs="Roboto"/>
          <w:color w:val="404040"/>
          <w:sz w:val="24"/>
          <w:szCs w:val="24"/>
        </w:rPr>
        <w:br/>
        <w:t xml:space="preserve"> Каждый документ представлен с:</w:t>
      </w:r>
    </w:p>
    <w:p w14:paraId="5554024B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color w:val="404040"/>
          <w:sz w:val="24"/>
          <w:szCs w:val="24"/>
        </w:rPr>
        <w:t>Названием.</w:t>
      </w:r>
    </w:p>
    <w:p w14:paraId="12E8D9C8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color w:val="404040"/>
          <w:sz w:val="24"/>
          <w:szCs w:val="24"/>
        </w:rPr>
        <w:t>Чекбоксом.</w:t>
      </w:r>
    </w:p>
    <w:p w14:paraId="09F77BAA" w14:textId="77777777" w:rsidR="00A3641B" w:rsidRDefault="00000000">
      <w:pPr>
        <w:numPr>
          <w:ilvl w:val="1"/>
          <w:numId w:val="1"/>
        </w:numPr>
        <w:spacing w:after="200"/>
      </w:pPr>
      <w:r>
        <w:rPr>
          <w:rFonts w:ascii="Roboto" w:eastAsia="Roboto" w:hAnsi="Roboto" w:cs="Roboto"/>
          <w:color w:val="404040"/>
          <w:sz w:val="24"/>
          <w:szCs w:val="24"/>
        </w:rPr>
        <w:t>Кнопкой/областью для загрузки файла (скан/фото).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color w:val="404040"/>
          <w:sz w:val="24"/>
          <w:szCs w:val="24"/>
        </w:rPr>
        <w:tab/>
      </w:r>
    </w:p>
    <w:tbl>
      <w:tblPr>
        <w:tblStyle w:val="a5"/>
        <w:tblW w:w="9735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35"/>
      </w:tblGrid>
      <w:tr w:rsidR="00A3641B" w14:paraId="73C8D88C" w14:textId="77777777">
        <w:tc>
          <w:tcPr>
            <w:tcW w:w="9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F076" w14:textId="77777777" w:rsidR="00A3641B" w:rsidRDefault="00000000">
            <w:pPr>
              <w:spacing w:before="380" w:after="200"/>
              <w:rPr>
                <w:rFonts w:ascii="Roboto" w:eastAsia="Roboto" w:hAnsi="Roboto" w:cs="Roboto"/>
                <w:color w:val="404040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  <w:shd w:val="clear" w:color="auto" w:fill="E69138"/>
              </w:rPr>
              <w:lastRenderedPageBreak/>
              <w:t>! Правило:</w:t>
            </w:r>
            <w:r>
              <w:rPr>
                <w:rFonts w:ascii="Roboto" w:eastAsia="Roboto" w:hAnsi="Roboto" w:cs="Roboto"/>
                <w:color w:val="1155CC"/>
                <w:sz w:val="24"/>
                <w:szCs w:val="24"/>
              </w:rPr>
              <w:t xml:space="preserve"> Чекбоксы заполняются сотрудником. Когда все чекбоксы отжаты можно пропустить на следующий шаг</w:t>
            </w:r>
          </w:p>
        </w:tc>
      </w:tr>
    </w:tbl>
    <w:p w14:paraId="7B287275" w14:textId="77777777" w:rsidR="00A3641B" w:rsidRDefault="00000000">
      <w:pPr>
        <w:numPr>
          <w:ilvl w:val="0"/>
          <w:numId w:val="1"/>
        </w:numPr>
        <w:shd w:val="clear" w:color="auto" w:fill="FFFFFF"/>
        <w:spacing w:before="260"/>
      </w:pPr>
      <w:r>
        <w:rPr>
          <w:rFonts w:ascii="Roboto" w:eastAsia="Roboto" w:hAnsi="Roboto" w:cs="Roboto"/>
          <w:b/>
          <w:color w:val="404040"/>
          <w:sz w:val="24"/>
          <w:szCs w:val="24"/>
        </w:rPr>
        <w:t>Пользователь: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Руководитель ресторана загружает сканы документов строго по одному, в порядке, указанном системой.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>После загрузки каждого документа отмечает соответствующий чекбокс. Система автоматически активирует чекбокс для следующего документа только после отметки текущего.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b/>
          <w:color w:val="404040"/>
          <w:sz w:val="24"/>
          <w:szCs w:val="24"/>
        </w:rPr>
        <w:t>Система: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Сохраняет загруженные файлы, привязывает их к заявке. Контролирует последовательность отметки чекбоксов. Не позволяет отметить следующий чекбокс без загрузки текущего документа.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</w:p>
    <w:p w14:paraId="59BBFF98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b/>
          <w:color w:val="404040"/>
          <w:sz w:val="24"/>
          <w:szCs w:val="24"/>
        </w:rPr>
        <w:t>Пользователь: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После отметки последнего чекбокса и загрузки последнего документа, Руководитель ресторана нажимает кнопку 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"Документы загружены".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Система: 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Проверяет, что все чекбоксы отмечены и все документы загружены.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 xml:space="preserve">Фиксирует завершение шага "Сбор документов".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 xml:space="preserve">Отображает сообщение о необходимости сложить оригиналы документов в физический лоток. </w:t>
      </w:r>
    </w:p>
    <w:p w14:paraId="1C494542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Переводит заявку “Ожидание документов”</w:t>
      </w:r>
    </w:p>
    <w:p w14:paraId="41F2C30D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>Система автоматически формирует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 Заявку в Отдел Кадров (ОК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), в которую вкладывает все загруженные сканы документов. Назначает заявку на общую очередь ОК или конкретного ответственного в ОК. </w:t>
      </w:r>
    </w:p>
    <w:p w14:paraId="1931ADE8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404040"/>
          <w:sz w:val="24"/>
          <w:szCs w:val="24"/>
        </w:rPr>
        <w:t xml:space="preserve">Отправляет уведомление в ОК о новой заявке. Статус заявки меняется на 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"Ожидание оригиналов документов"</w:t>
      </w:r>
      <w:r>
        <w:rPr>
          <w:rFonts w:ascii="Roboto" w:eastAsia="Roboto" w:hAnsi="Roboto" w:cs="Roboto"/>
          <w:color w:val="404040"/>
          <w:sz w:val="24"/>
          <w:szCs w:val="24"/>
        </w:rPr>
        <w:t>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</w:p>
    <w:p w14:paraId="21E94B24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b/>
          <w:color w:val="404040"/>
          <w:sz w:val="24"/>
          <w:szCs w:val="24"/>
        </w:rPr>
        <w:t>Пользователь: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Сотрудник ОК получает уведомление и открывает заявку. После прибытия курьера/сотрудника с физическим лотком оригиналов документов, сотрудник ОК сверяет наличие ВСЕХ оригиналов документов из списка с загруженными сканами и физическим содержимым лотка.</w:t>
      </w:r>
      <w:ins w:id="1" w:author="Sofiya Smurova" w:date="2025-07-04T14:01:00Z">
        <w:r>
          <w:rPr>
            <w:rFonts w:ascii="Roboto" w:eastAsia="Roboto" w:hAnsi="Roboto" w:cs="Roboto"/>
            <w:color w:val="404040"/>
            <w:sz w:val="24"/>
            <w:szCs w:val="24"/>
          </w:rPr>
          <w:t xml:space="preserve"> Может создаваться разрыв процесса</w:t>
        </w:r>
      </w:ins>
    </w:p>
    <w:p w14:paraId="0DF45DDA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color w:val="404040"/>
          <w:sz w:val="24"/>
          <w:szCs w:val="24"/>
        </w:rPr>
        <w:t xml:space="preserve">Если все документы в наличии: Сотрудник ОК нажимает кнопку </w:t>
      </w:r>
      <w:r>
        <w:rPr>
          <w:rFonts w:ascii="Roboto" w:eastAsia="Roboto" w:hAnsi="Roboto" w:cs="Roboto"/>
          <w:color w:val="FFFFFF"/>
          <w:sz w:val="24"/>
          <w:szCs w:val="24"/>
          <w:shd w:val="clear" w:color="auto" w:fill="38761D"/>
        </w:rPr>
        <w:t>"Оригиналы получены, все в порядке".</w:t>
      </w:r>
    </w:p>
    <w:p w14:paraId="72C12964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color w:val="404040"/>
          <w:sz w:val="24"/>
          <w:szCs w:val="24"/>
        </w:rPr>
        <w:t xml:space="preserve">Если какого-либо документа не хватает: Сотрудник ОК нажимает кнопку </w:t>
      </w:r>
      <w:r>
        <w:rPr>
          <w:rFonts w:ascii="Roboto" w:eastAsia="Roboto" w:hAnsi="Roboto" w:cs="Roboto"/>
          <w:color w:val="FFFFFF"/>
          <w:sz w:val="24"/>
          <w:szCs w:val="24"/>
          <w:shd w:val="clear" w:color="auto" w:fill="990000"/>
        </w:rPr>
        <w:t>"Оригиналов не хватает"</w:t>
      </w:r>
      <w:r>
        <w:rPr>
          <w:rFonts w:ascii="Roboto" w:eastAsia="Roboto" w:hAnsi="Roboto" w:cs="Roboto"/>
          <w:color w:val="404040"/>
          <w:sz w:val="24"/>
          <w:szCs w:val="24"/>
        </w:rPr>
        <w:t>, выбирает из списка недостающий документ(ы) и нажимает кнопку "Вернуть на доработку".</w:t>
      </w:r>
      <w:r>
        <w:rPr>
          <w:rFonts w:ascii="Roboto" w:eastAsia="Roboto" w:hAnsi="Roboto" w:cs="Roboto"/>
          <w:color w:val="404040"/>
          <w:sz w:val="24"/>
          <w:szCs w:val="24"/>
        </w:rPr>
        <w:br/>
        <w:t>Система:</w:t>
      </w:r>
    </w:p>
    <w:p w14:paraId="775DE02E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color w:val="404040"/>
          <w:sz w:val="24"/>
          <w:szCs w:val="24"/>
        </w:rPr>
        <w:lastRenderedPageBreak/>
        <w:t xml:space="preserve">При нажатии </w:t>
      </w:r>
      <w:r>
        <w:rPr>
          <w:rFonts w:ascii="Roboto" w:eastAsia="Roboto" w:hAnsi="Roboto" w:cs="Roboto"/>
          <w:color w:val="FFFFFF"/>
          <w:sz w:val="24"/>
          <w:szCs w:val="24"/>
          <w:shd w:val="clear" w:color="auto" w:fill="38761D"/>
        </w:rPr>
        <w:t>"Оригиналы получены..."</w:t>
      </w:r>
      <w:r>
        <w:rPr>
          <w:rFonts w:ascii="Roboto" w:eastAsia="Roboto" w:hAnsi="Roboto" w:cs="Roboto"/>
          <w:color w:val="404040"/>
          <w:sz w:val="24"/>
          <w:szCs w:val="24"/>
        </w:rPr>
        <w:t>: Меняет статус заявки на "Оформление". Передает заявку на следующий шаг.</w:t>
      </w:r>
    </w:p>
    <w:p w14:paraId="676E327B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color w:val="404040"/>
          <w:sz w:val="24"/>
          <w:szCs w:val="24"/>
        </w:rPr>
        <w:t xml:space="preserve">При нажатии </w:t>
      </w:r>
      <w:r>
        <w:rPr>
          <w:rFonts w:ascii="Roboto" w:eastAsia="Roboto" w:hAnsi="Roboto" w:cs="Roboto"/>
          <w:color w:val="FFFFFF"/>
          <w:sz w:val="24"/>
          <w:szCs w:val="24"/>
          <w:shd w:val="clear" w:color="auto" w:fill="990000"/>
        </w:rPr>
        <w:t>"Вернуть на доработку"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: Меняет статус заявки на "Требуются оригиналы (недостает: [список документов])". Автоматически 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возвращает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заявку Инициатору (Руководителю ресторана). Отправляет уведомление Инициатору с указанием недостающих документов.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</w:p>
    <w:p w14:paraId="09937693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Пользователь: </w:t>
      </w:r>
      <w:r>
        <w:rPr>
          <w:rFonts w:ascii="Roboto" w:eastAsia="Roboto" w:hAnsi="Roboto" w:cs="Roboto"/>
          <w:color w:val="404040"/>
          <w:sz w:val="24"/>
          <w:szCs w:val="24"/>
        </w:rPr>
        <w:t>(Только если шаг 5 завершен успешно) Сотрудник ОК проводит первичное оформление сотрудника в кадровых системах (регистрация, внесение данных и т.д.).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Система: 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После завершения первичного оформления сотрудником ОК (нажатие кнопки </w:t>
      </w:r>
      <w:r>
        <w:rPr>
          <w:rFonts w:ascii="Roboto" w:eastAsia="Roboto" w:hAnsi="Roboto" w:cs="Roboto"/>
          <w:color w:val="FFFFFF"/>
          <w:sz w:val="24"/>
          <w:szCs w:val="24"/>
          <w:shd w:val="clear" w:color="auto" w:fill="38761D"/>
        </w:rPr>
        <w:t>"Прием проведен"</w:t>
      </w:r>
      <w:r>
        <w:rPr>
          <w:rFonts w:ascii="Roboto" w:eastAsia="Roboto" w:hAnsi="Roboto" w:cs="Roboto"/>
          <w:color w:val="404040"/>
          <w:sz w:val="24"/>
          <w:szCs w:val="24"/>
        </w:rPr>
        <w:t>) автоматически создает ДВЕ ПАРАЛЛЕЛЬНЫЕ задачи:</w:t>
      </w:r>
    </w:p>
    <w:p w14:paraId="7938895D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Задача 1: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"Оформление расчетного счета". Назначается на сотрудника ОК (или другого ответственного, например, бухгалтера), ответственного за взаимодействие с банком. Описание: "Оформление зарплатной карты Альфа-Банка [ФИО сотрудника]".</w:t>
      </w:r>
    </w:p>
    <w:p w14:paraId="08FABC2F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Задача 2: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"Подписание трудового договора". Назначается на нового Руководителя . Описание: "Подписать Трудовой договор для [ФИО сотрудника] (прикреплен к задаче). После подписания загрузить скан подписанного экземпляра." Статус заявки меняется на "Оформление счета и договора".</w:t>
      </w:r>
    </w:p>
    <w:p w14:paraId="1612133F" w14:textId="77777777" w:rsidR="00A3641B" w:rsidRDefault="00000000">
      <w:pPr>
        <w:numPr>
          <w:ilvl w:val="0"/>
          <w:numId w:val="1"/>
        </w:numPr>
        <w:shd w:val="clear" w:color="auto" w:fill="FFFFFF"/>
        <w:rPr>
          <w:b/>
        </w:r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Пользователь:</w:t>
      </w:r>
    </w:p>
    <w:p w14:paraId="4E7905E4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Ответственный за Задачу “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Создать заявку на создание счета” оформляет счет в банке, отмечает задачу как выполненную в системе. </w:t>
      </w:r>
    </w:p>
    <w:p w14:paraId="13E3E9E7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Ответственный за Задачу 2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“Отправить оригинал ТД в офис”  распечатывает ТД из системы, подписывает его у сотрудника., затем отмечает задачу как выполненную.</w:t>
      </w:r>
      <w:ins w:id="2" w:author="Sofiya Smurova" w:date="2025-07-04T14:21:00Z">
        <w:r>
          <w:rPr>
            <w:rFonts w:ascii="Roboto" w:eastAsia="Roboto" w:hAnsi="Roboto" w:cs="Roboto"/>
            <w:color w:val="404040"/>
            <w:sz w:val="24"/>
            <w:szCs w:val="24"/>
          </w:rPr>
          <w:t xml:space="preserve"> </w:t>
        </w:r>
      </w:ins>
    </w:p>
    <w:p w14:paraId="2990EFE0" w14:textId="77777777" w:rsidR="00A3641B" w:rsidRDefault="00000000">
      <w:pPr>
        <w:numPr>
          <w:ilvl w:val="1"/>
          <w:numId w:val="1"/>
        </w:numPr>
      </w:pPr>
      <w:r>
        <w:rPr>
          <w:rFonts w:ascii="Roboto" w:eastAsia="Roboto" w:hAnsi="Roboto" w:cs="Roboto"/>
          <w:b/>
          <w:color w:val="404040"/>
          <w:sz w:val="24"/>
          <w:szCs w:val="24"/>
        </w:rPr>
        <w:t>Система: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 Контролирует выполнение обеих задач. Только после выполнения ОБЕИХ задач (отметки "Завершено") автоматически создает новую задачу и назначает ее Инициатору (Руководителю ресторана).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 xml:space="preserve">Статус заявки меняется на 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>"Ожидание оригинала ТД”</w:t>
      </w:r>
    </w:p>
    <w:p w14:paraId="384F3D9E" w14:textId="77777777" w:rsidR="00A3641B" w:rsidRDefault="00A3641B">
      <w:pPr>
        <w:numPr>
          <w:ilvl w:val="1"/>
          <w:numId w:val="1"/>
        </w:numPr>
        <w:rPr>
          <w:rFonts w:ascii="Roboto" w:eastAsia="Roboto" w:hAnsi="Roboto" w:cs="Roboto"/>
          <w:b/>
          <w:color w:val="404040"/>
          <w:sz w:val="24"/>
          <w:szCs w:val="24"/>
        </w:rPr>
      </w:pPr>
    </w:p>
    <w:p w14:paraId="52FB96B0" w14:textId="77777777" w:rsidR="00A3641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Пользователь: 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Руководитель ресторана (Инициатор) получает задачу.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 xml:space="preserve">В задаче прикреплен зарегистрированный трудовой договор (проект, уже подписанный сотрудником и, возможно, представителем работодателя на предыдущем шаге) и скан, загруженный на шаге 7 (Задача 2). 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color w:val="404040"/>
          <w:sz w:val="24"/>
          <w:szCs w:val="24"/>
        </w:rPr>
        <w:lastRenderedPageBreak/>
        <w:br/>
      </w:r>
      <w:r>
        <w:rPr>
          <w:rFonts w:ascii="Roboto" w:eastAsia="Roboto" w:hAnsi="Roboto" w:cs="Roboto"/>
          <w:color w:val="404040"/>
          <w:sz w:val="24"/>
          <w:szCs w:val="24"/>
        </w:rPr>
        <w:br/>
      </w:r>
    </w:p>
    <w:p w14:paraId="18D0B1EF" w14:textId="77777777" w:rsidR="00A3641B" w:rsidRDefault="00000000">
      <w:pPr>
        <w:numPr>
          <w:ilvl w:val="0"/>
          <w:numId w:val="1"/>
        </w:numPr>
        <w:shd w:val="clear" w:color="auto" w:fill="FFFFFF"/>
        <w:spacing w:after="200"/>
      </w:pPr>
      <w:r>
        <w:rPr>
          <w:rFonts w:ascii="Roboto" w:eastAsia="Roboto" w:hAnsi="Roboto" w:cs="Roboto"/>
          <w:color w:val="404040"/>
          <w:sz w:val="24"/>
          <w:szCs w:val="24"/>
        </w:rPr>
        <w:t xml:space="preserve">Пользователь: Сотрудник ОК получает задачу. </w:t>
      </w:r>
      <w:r>
        <w:rPr>
          <w:rFonts w:ascii="Roboto" w:eastAsia="Roboto" w:hAnsi="Roboto" w:cs="Roboto"/>
          <w:color w:val="404040"/>
          <w:sz w:val="24"/>
          <w:szCs w:val="24"/>
        </w:rPr>
        <w:br/>
        <w:t>После доставки курьером (или сотрудником) оригинала подписанного трудового договора (второго экземпляра для работодателя) сотрудник ОК проверяет его наличие и соответствие.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Система: </w:t>
      </w:r>
      <w:r>
        <w:rPr>
          <w:rFonts w:ascii="Roboto" w:eastAsia="Roboto" w:hAnsi="Roboto" w:cs="Roboto"/>
          <w:color w:val="404040"/>
          <w:sz w:val="24"/>
          <w:szCs w:val="24"/>
        </w:rPr>
        <w:t>Сотрудник ОК нажимает кнопку</w:t>
      </w: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 "Оригинал ТД получен" 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в своей задаче. Создается задача “Подшить в личное дело [ФИО сотрудника]. Проверить задолженность по документам. 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b/>
          <w:color w:val="404040"/>
          <w:sz w:val="24"/>
          <w:szCs w:val="24"/>
        </w:rPr>
        <w:t xml:space="preserve">Система: </w:t>
      </w:r>
      <w:r>
        <w:rPr>
          <w:rFonts w:ascii="Roboto" w:eastAsia="Roboto" w:hAnsi="Roboto" w:cs="Roboto"/>
          <w:color w:val="404040"/>
          <w:sz w:val="24"/>
          <w:szCs w:val="24"/>
        </w:rPr>
        <w:t xml:space="preserve">Фиксирует получение оригинала. Меняет статус заявки на </w:t>
      </w:r>
      <w:r>
        <w:rPr>
          <w:rFonts w:ascii="Roboto" w:eastAsia="Roboto" w:hAnsi="Roboto" w:cs="Roboto"/>
          <w:color w:val="FFFFFF"/>
          <w:sz w:val="24"/>
          <w:szCs w:val="24"/>
          <w:shd w:val="clear" w:color="auto" w:fill="38761D"/>
        </w:rPr>
        <w:t>"Завершено"</w:t>
      </w:r>
      <w:r>
        <w:rPr>
          <w:rFonts w:ascii="Roboto" w:eastAsia="Roboto" w:hAnsi="Roboto" w:cs="Roboto"/>
          <w:color w:val="404040"/>
          <w:sz w:val="24"/>
          <w:szCs w:val="24"/>
        </w:rPr>
        <w:t>. Архивирует заявку. Процесс завершен.</w:t>
      </w:r>
      <w:r>
        <w:rPr>
          <w:rFonts w:ascii="Roboto" w:eastAsia="Roboto" w:hAnsi="Roboto" w:cs="Roboto"/>
          <w:color w:val="404040"/>
          <w:sz w:val="24"/>
          <w:szCs w:val="24"/>
        </w:rPr>
        <w:br/>
        <w:t>Получение БК</w:t>
      </w:r>
      <w:r>
        <w:rPr>
          <w:rFonts w:ascii="Roboto" w:eastAsia="Roboto" w:hAnsi="Roboto" w:cs="Roboto"/>
          <w:color w:val="404040"/>
          <w:sz w:val="24"/>
          <w:szCs w:val="24"/>
        </w:rPr>
        <w:br/>
      </w:r>
      <w:r>
        <w:rPr>
          <w:rFonts w:ascii="Roboto" w:eastAsia="Roboto" w:hAnsi="Roboto" w:cs="Roboto"/>
          <w:color w:val="404040"/>
          <w:sz w:val="24"/>
          <w:szCs w:val="24"/>
        </w:rPr>
        <w:br/>
      </w:r>
    </w:p>
    <w:p w14:paraId="1946E90E" w14:textId="77777777" w:rsidR="00A3641B" w:rsidRDefault="00000000">
      <w:r>
        <w:rPr>
          <w:rFonts w:ascii="Roboto" w:eastAsia="Roboto" w:hAnsi="Roboto" w:cs="Roboto"/>
          <w:color w:val="444746"/>
          <w:sz w:val="21"/>
          <w:szCs w:val="21"/>
          <w:highlight w:val="white"/>
        </w:rPr>
        <w:t>Со стороны ОК процесс завершен на этапе "Подшить в личное дело". Но Задача 1 по оформление зарплатной карты завершается на этапе "Банковская карта Альфа Банк выдана сотруднику". Т.е нужен еще шаг - 10. Пользователь: Руководитель ресторан получает задачу проконтролировтаь получение БК. Система: (возможно в формате отметки чек-листа "БК получена" отмечает выполнение задачи и меняет статус заявки на "Завершено". Процесс завершен.</w:t>
      </w:r>
    </w:p>
    <w:sectPr w:rsidR="00A364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  <w:embedRegular r:id="rId1" w:fontKey="{9538FCA0-0A4D-4799-8B03-32D8A0EAE41B}"/>
    <w:embedBold r:id="rId2" w:fontKey="{AE1AD86E-0094-4926-9B53-66A19EB00564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B31AFA01-BA70-47C9-B9F5-0B129312D98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8BBDDB0-6686-4B44-BB7B-17F9908FB2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006"/>
    <w:multiLevelType w:val="multilevel"/>
    <w:tmpl w:val="D86AD67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326D01"/>
    <w:multiLevelType w:val="multilevel"/>
    <w:tmpl w:val="356A865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53036422">
    <w:abstractNumId w:val="0"/>
  </w:num>
  <w:num w:numId="2" w16cid:durableId="15082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41B"/>
    <w:rsid w:val="00844280"/>
    <w:rsid w:val="00A3641B"/>
    <w:rsid w:val="00FD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8F95"/>
  <w15:docId w15:val="{0A11AEF1-F234-4ABE-AC58-4B9E1BAF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Dm88</cp:lastModifiedBy>
  <cp:revision>3</cp:revision>
  <dcterms:created xsi:type="dcterms:W3CDTF">2025-09-10T08:32:00Z</dcterms:created>
  <dcterms:modified xsi:type="dcterms:W3CDTF">2025-09-10T08:32:00Z</dcterms:modified>
</cp:coreProperties>
</file>